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720"/>
        </w:tabs>
        <w:jc w:val="center"/>
        <w:rPr>
          <w:rFonts w:ascii="Source Sans Pro" w:cs="Source Sans Pro" w:eastAsia="Source Sans Pro" w:hAnsi="Source Sans Pr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642938</wp:posOffset>
            </wp:positionH>
            <wp:positionV relativeFrom="paragraph">
              <wp:posOffset>114300</wp:posOffset>
            </wp:positionV>
            <wp:extent cx="5363982" cy="117379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63982" cy="1173798"/>
                    </a:xfrm>
                    <a:prstGeom prst="rect"/>
                    <a:ln/>
                  </pic:spPr>
                </pic:pic>
              </a:graphicData>
            </a:graphic>
          </wp:anchor>
        </w:drawing>
      </w:r>
    </w:p>
    <w:p w:rsidR="00000000" w:rsidDel="00000000" w:rsidP="00000000" w:rsidRDefault="00000000" w:rsidRPr="00000000" w14:paraId="00000002">
      <w:pPr>
        <w:tabs>
          <w:tab w:val="left" w:pos="-720"/>
        </w:tabs>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03">
      <w:pPr>
        <w:tabs>
          <w:tab w:val="left" w:pos="-720"/>
        </w:tabs>
        <w:jc w:val="left"/>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4">
      <w:pPr>
        <w:tabs>
          <w:tab w:val="left" w:pos="-720"/>
        </w:tabs>
        <w:jc w:val="left"/>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5">
      <w:pPr>
        <w:tabs>
          <w:tab w:val="left" w:pos="-720"/>
        </w:tabs>
        <w:jc w:val="left"/>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6">
      <w:pPr>
        <w:tabs>
          <w:tab w:val="left" w:pos="-720"/>
        </w:tabs>
        <w:jc w:val="left"/>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7">
      <w:pPr>
        <w:tabs>
          <w:tab w:val="left" w:pos="-720"/>
        </w:tabs>
        <w:jc w:val="center"/>
        <w:rPr>
          <w:rFonts w:ascii="Source Sans Pro" w:cs="Source Sans Pro" w:eastAsia="Source Sans Pro" w:hAnsi="Source Sans Pro"/>
          <w:sz w:val="32"/>
          <w:szCs w:val="32"/>
        </w:rPr>
      </w:pPr>
      <w:r w:rsidDel="00000000" w:rsidR="00000000" w:rsidRPr="00000000">
        <w:rPr>
          <w:rtl w:val="0"/>
        </w:rPr>
      </w:r>
    </w:p>
    <w:p w:rsidR="00000000" w:rsidDel="00000000" w:rsidP="00000000" w:rsidRDefault="00000000" w:rsidRPr="00000000" w14:paraId="00000008">
      <w:pPr>
        <w:tabs>
          <w:tab w:val="left" w:pos="-720"/>
        </w:tabs>
        <w:jc w:val="center"/>
        <w:rPr>
          <w:rFonts w:ascii="Source Sans Pro" w:cs="Source Sans Pro" w:eastAsia="Source Sans Pro" w:hAnsi="Source Sans Pro"/>
          <w:b w:val="1"/>
          <w:sz w:val="32"/>
          <w:szCs w:val="32"/>
        </w:rPr>
      </w:pPr>
      <w:r w:rsidDel="00000000" w:rsidR="00000000" w:rsidRPr="00000000">
        <w:rPr>
          <w:rtl w:val="0"/>
        </w:rPr>
      </w:r>
    </w:p>
    <w:p w:rsidR="00000000" w:rsidDel="00000000" w:rsidP="00000000" w:rsidRDefault="00000000" w:rsidRPr="00000000" w14:paraId="00000009">
      <w:pPr>
        <w:tabs>
          <w:tab w:val="left" w:pos="-720"/>
        </w:tabs>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Risk Assessment made under the </w:t>
      </w:r>
    </w:p>
    <w:p w:rsidR="00000000" w:rsidDel="00000000" w:rsidP="00000000" w:rsidRDefault="00000000" w:rsidRPr="00000000" w14:paraId="0000000A">
      <w:pPr>
        <w:tabs>
          <w:tab w:val="left" w:pos="-720"/>
        </w:tabs>
        <w:jc w:val="center"/>
        <w:rPr>
          <w:rFonts w:ascii="Source Sans Pro" w:cs="Source Sans Pro" w:eastAsia="Source Sans Pro" w:hAnsi="Source Sans Pro"/>
        </w:rPr>
      </w:pPr>
      <w:hyperlink r:id="rId10">
        <w:r w:rsidDel="00000000" w:rsidR="00000000" w:rsidRPr="00000000">
          <w:rPr>
            <w:rFonts w:ascii="Source Sans Pro" w:cs="Source Sans Pro" w:eastAsia="Source Sans Pro" w:hAnsi="Source Sans Pro"/>
            <w:b w:val="1"/>
            <w:color w:val="1155cc"/>
            <w:sz w:val="36"/>
            <w:szCs w:val="36"/>
            <w:u w:val="single"/>
            <w:rtl w:val="0"/>
          </w:rPr>
          <w:t xml:space="preserve">Genetically Modified Organisms </w:t>
        </w:r>
      </w:hyperlink>
      <w:r w:rsidDel="00000000" w:rsidR="00000000" w:rsidRPr="00000000">
        <w:rPr>
          <w:rtl w:val="0"/>
        </w:rPr>
      </w:r>
    </w:p>
    <w:p w:rsidR="00000000" w:rsidDel="00000000" w:rsidP="00000000" w:rsidRDefault="00000000" w:rsidRPr="00000000" w14:paraId="0000000B">
      <w:pPr>
        <w:tabs>
          <w:tab w:val="left" w:pos="-720"/>
        </w:tabs>
        <w:jc w:val="center"/>
        <w:rPr>
          <w:rFonts w:ascii="Source Sans Pro" w:cs="Source Sans Pro" w:eastAsia="Source Sans Pro" w:hAnsi="Source Sans Pro"/>
          <w:b w:val="1"/>
          <w:sz w:val="36"/>
          <w:szCs w:val="36"/>
        </w:rPr>
      </w:pPr>
      <w:hyperlink r:id="rId11">
        <w:r w:rsidDel="00000000" w:rsidR="00000000" w:rsidRPr="00000000">
          <w:rPr>
            <w:rFonts w:ascii="Source Sans Pro" w:cs="Source Sans Pro" w:eastAsia="Source Sans Pro" w:hAnsi="Source Sans Pro"/>
            <w:b w:val="1"/>
            <w:color w:val="1155cc"/>
            <w:sz w:val="36"/>
            <w:szCs w:val="36"/>
            <w:u w:val="single"/>
            <w:rtl w:val="0"/>
          </w:rPr>
          <w:t xml:space="preserve">(Contained Use) Regulations 2014</w:t>
        </w:r>
      </w:hyperlink>
      <w:r w:rsidDel="00000000" w:rsidR="00000000" w:rsidRPr="00000000">
        <w:rPr>
          <w:rFonts w:ascii="Source Sans Pro" w:cs="Source Sans Pro" w:eastAsia="Source Sans Pro" w:hAnsi="Source Sans Pro"/>
          <w:b w:val="1"/>
          <w:sz w:val="36"/>
          <w:szCs w:val="36"/>
          <w:rtl w:val="0"/>
        </w:rPr>
        <w:t xml:space="preserve"> </w:t>
      </w:r>
    </w:p>
    <w:p w:rsidR="00000000" w:rsidDel="00000000" w:rsidP="00000000" w:rsidRDefault="00000000" w:rsidRPr="00000000" w14:paraId="0000000C">
      <w:pPr>
        <w:tabs>
          <w:tab w:val="left" w:pos="-720"/>
        </w:tabs>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0D">
      <w:pPr>
        <w:tabs>
          <w:tab w:val="left" w:pos="-720"/>
        </w:tabs>
        <w:jc w:val="both"/>
        <w:rPr>
          <w:b w:val="1"/>
          <w:sz w:val="22"/>
          <w:szCs w:val="22"/>
        </w:rPr>
      </w:pPr>
      <w:r w:rsidDel="00000000" w:rsidR="00000000" w:rsidRPr="00000000">
        <w:rPr>
          <w:rtl w:val="0"/>
        </w:rPr>
      </w:r>
    </w:p>
    <w:p w:rsidR="00000000" w:rsidDel="00000000" w:rsidP="00000000" w:rsidRDefault="00000000" w:rsidRPr="00000000" w14:paraId="0000000E">
      <w:pPr>
        <w:pStyle w:val="Heading3"/>
        <w:tabs>
          <w:tab w:val="left" w:pos="-720"/>
        </w:tabs>
        <w:jc w:val="both"/>
        <w:rPr/>
      </w:pPr>
      <w:bookmarkStart w:colFirst="0" w:colLast="0" w:name="_heading=h.gjdgxs" w:id="0"/>
      <w:bookmarkEnd w:id="0"/>
      <w:r w:rsidDel="00000000" w:rsidR="00000000" w:rsidRPr="00000000">
        <w:rPr>
          <w:rtl w:val="0"/>
        </w:rPr>
        <w:t xml:space="preserve">Supervisor and Assessor Details</w:t>
      </w:r>
    </w:p>
    <w:p w:rsidR="00000000" w:rsidDel="00000000" w:rsidP="00000000" w:rsidRDefault="00000000" w:rsidRPr="00000000" w14:paraId="0000000F">
      <w:pPr>
        <w:tabs>
          <w:tab w:val="left" w:pos="-720"/>
        </w:tabs>
        <w:jc w:val="both"/>
        <w:rPr>
          <w:b w:val="1"/>
          <w:sz w:val="22"/>
          <w:szCs w:val="22"/>
        </w:rPr>
      </w:pPr>
      <w:r w:rsidDel="00000000" w:rsidR="00000000" w:rsidRPr="00000000">
        <w:rPr>
          <w:rtl w:val="0"/>
        </w:rPr>
      </w:r>
    </w:p>
    <w:p w:rsidR="00000000" w:rsidDel="00000000" w:rsidP="00000000" w:rsidRDefault="00000000" w:rsidRPr="00000000" w14:paraId="00000010">
      <w:pPr>
        <w:tabs>
          <w:tab w:val="left" w:pos="-720"/>
        </w:tabs>
        <w:jc w:val="both"/>
        <w:rPr>
          <w:b w:val="1"/>
          <w:sz w:val="22"/>
          <w:szCs w:val="22"/>
        </w:rPr>
      </w:pPr>
      <w:r w:rsidDel="00000000" w:rsidR="00000000" w:rsidRPr="00000000">
        <w:rPr>
          <w:b w:val="1"/>
          <w:sz w:val="22"/>
          <w:szCs w:val="22"/>
          <w:rtl w:val="0"/>
        </w:rPr>
        <w:t xml:space="preserve">Supervisor of this project</w:t>
      </w:r>
    </w:p>
    <w:p w:rsidR="00000000" w:rsidDel="00000000" w:rsidP="00000000" w:rsidRDefault="00000000" w:rsidRPr="00000000" w14:paraId="00000011">
      <w:pPr>
        <w:tabs>
          <w:tab w:val="left" w:pos="-720"/>
        </w:tabs>
        <w:jc w:val="both"/>
        <w:rPr>
          <w:sz w:val="22"/>
          <w:szCs w:val="22"/>
        </w:rPr>
      </w:pPr>
      <w:r w:rsidDel="00000000" w:rsidR="00000000" w:rsidRPr="00000000">
        <w:rPr>
          <w:sz w:val="22"/>
          <w:szCs w:val="22"/>
          <w:rtl w:val="0"/>
        </w:rPr>
        <w:t xml:space="preserve">Name: Abigail Wood</w:t>
      </w:r>
    </w:p>
    <w:p w:rsidR="00000000" w:rsidDel="00000000" w:rsidP="00000000" w:rsidRDefault="00000000" w:rsidRPr="00000000" w14:paraId="00000012">
      <w:pPr>
        <w:tabs>
          <w:tab w:val="left" w:pos="-720"/>
        </w:tabs>
        <w:jc w:val="both"/>
        <w:rPr>
          <w:sz w:val="22"/>
          <w:szCs w:val="22"/>
        </w:rPr>
      </w:pPr>
      <w:r w:rsidDel="00000000" w:rsidR="00000000" w:rsidRPr="00000000">
        <w:rPr>
          <w:sz w:val="22"/>
          <w:szCs w:val="22"/>
          <w:rtl w:val="0"/>
        </w:rPr>
        <w:t xml:space="preserve">Signature of supervisor: Abigail Wood</w:t>
      </w:r>
    </w:p>
    <w:p w:rsidR="00000000" w:rsidDel="00000000" w:rsidP="00000000" w:rsidRDefault="00000000" w:rsidRPr="00000000" w14:paraId="00000013">
      <w:pPr>
        <w:tabs>
          <w:tab w:val="left" w:pos="-720"/>
        </w:tabs>
        <w:jc w:val="both"/>
        <w:rPr>
          <w:sz w:val="22"/>
          <w:szCs w:val="22"/>
        </w:rPr>
      </w:pPr>
      <w:r w:rsidDel="00000000" w:rsidR="00000000" w:rsidRPr="00000000">
        <w:rPr>
          <w:sz w:val="22"/>
          <w:szCs w:val="22"/>
          <w:rtl w:val="0"/>
        </w:rPr>
        <w:tab/>
        <w:tab/>
        <w:tab/>
        <w:tab/>
        <w:tab/>
      </w:r>
    </w:p>
    <w:p w:rsidR="00000000" w:rsidDel="00000000" w:rsidP="00000000" w:rsidRDefault="00000000" w:rsidRPr="00000000" w14:paraId="00000014">
      <w:pPr>
        <w:tabs>
          <w:tab w:val="left" w:pos="-720"/>
        </w:tabs>
        <w:jc w:val="both"/>
        <w:rPr>
          <w:sz w:val="22"/>
          <w:szCs w:val="22"/>
        </w:rPr>
      </w:pPr>
      <w:r w:rsidDel="00000000" w:rsidR="00000000" w:rsidRPr="00000000">
        <w:rPr>
          <w:sz w:val="22"/>
          <w:szCs w:val="22"/>
          <w:rtl w:val="0"/>
        </w:rPr>
        <w:t xml:space="preserve">Date:</w:t>
        <w:tab/>
        <w:t xml:space="preserve">2 March 2020</w:t>
      </w:r>
    </w:p>
    <w:p w:rsidR="00000000" w:rsidDel="00000000" w:rsidP="00000000" w:rsidRDefault="00000000" w:rsidRPr="00000000" w14:paraId="00000015">
      <w:pPr>
        <w:tabs>
          <w:tab w:val="left" w:pos="-720"/>
        </w:tabs>
        <w:jc w:val="both"/>
        <w:rPr>
          <w:sz w:val="22"/>
          <w:szCs w:val="22"/>
        </w:rPr>
      </w:pPr>
      <w:r w:rsidDel="00000000" w:rsidR="00000000" w:rsidRPr="00000000">
        <w:rPr>
          <w:rtl w:val="0"/>
        </w:rPr>
      </w:r>
    </w:p>
    <w:p w:rsidR="00000000" w:rsidDel="00000000" w:rsidP="00000000" w:rsidRDefault="00000000" w:rsidRPr="00000000" w14:paraId="00000016">
      <w:pPr>
        <w:tabs>
          <w:tab w:val="left" w:pos="-720"/>
        </w:tabs>
        <w:jc w:val="both"/>
        <w:rPr>
          <w:sz w:val="22"/>
          <w:szCs w:val="22"/>
        </w:rPr>
      </w:pPr>
      <w:r w:rsidDel="00000000" w:rsidR="00000000" w:rsidRPr="00000000">
        <w:rPr>
          <w:b w:val="1"/>
          <w:sz w:val="22"/>
          <w:szCs w:val="22"/>
          <w:rtl w:val="0"/>
        </w:rPr>
        <w:t xml:space="preserve">Assessed By</w:t>
      </w:r>
      <w:r w:rsidDel="00000000" w:rsidR="00000000" w:rsidRPr="00000000">
        <w:rPr>
          <w:rtl w:val="0"/>
        </w:rPr>
      </w:r>
    </w:p>
    <w:p w:rsidR="00000000" w:rsidDel="00000000" w:rsidP="00000000" w:rsidRDefault="00000000" w:rsidRPr="00000000" w14:paraId="00000017">
      <w:pPr>
        <w:tabs>
          <w:tab w:val="left" w:pos="-720"/>
        </w:tabs>
        <w:jc w:val="both"/>
        <w:rPr>
          <w:sz w:val="22"/>
          <w:szCs w:val="22"/>
        </w:rPr>
      </w:pPr>
      <w:r w:rsidDel="00000000" w:rsidR="00000000" w:rsidRPr="00000000">
        <w:rPr>
          <w:sz w:val="22"/>
          <w:szCs w:val="22"/>
          <w:rtl w:val="0"/>
        </w:rPr>
        <w:t xml:space="preserve">Name:</w:t>
      </w:r>
    </w:p>
    <w:p w:rsidR="00000000" w:rsidDel="00000000" w:rsidP="00000000" w:rsidRDefault="00000000" w:rsidRPr="00000000" w14:paraId="00000018">
      <w:pPr>
        <w:tabs>
          <w:tab w:val="left" w:pos="-720"/>
        </w:tabs>
        <w:jc w:val="both"/>
        <w:rPr>
          <w:sz w:val="22"/>
          <w:szCs w:val="22"/>
        </w:rPr>
      </w:pPr>
      <w:r w:rsidDel="00000000" w:rsidR="00000000" w:rsidRPr="00000000">
        <w:rPr>
          <w:sz w:val="22"/>
          <w:szCs w:val="22"/>
          <w:rtl w:val="0"/>
        </w:rPr>
        <w:t xml:space="preserve">Signature:</w:t>
        <w:tab/>
        <w:tab/>
        <w:tab/>
        <w:tab/>
        <w:t xml:space="preserve">Date:</w:t>
        <w:tab/>
      </w:r>
    </w:p>
    <w:p w:rsidR="00000000" w:rsidDel="00000000" w:rsidP="00000000" w:rsidRDefault="00000000" w:rsidRPr="00000000" w14:paraId="00000019">
      <w:pPr>
        <w:tabs>
          <w:tab w:val="left" w:pos="-720"/>
        </w:tabs>
        <w:jc w:val="both"/>
        <w:rPr>
          <w:sz w:val="22"/>
          <w:szCs w:val="22"/>
        </w:rPr>
      </w:pPr>
      <w:r w:rsidDel="00000000" w:rsidR="00000000" w:rsidRPr="00000000">
        <w:rPr>
          <w:sz w:val="22"/>
          <w:szCs w:val="22"/>
          <w:rtl w:val="0"/>
        </w:rPr>
        <w:t xml:space="preserve">(Has to be a different from person above)</w:t>
      </w:r>
    </w:p>
    <w:p w:rsidR="00000000" w:rsidDel="00000000" w:rsidP="00000000" w:rsidRDefault="00000000" w:rsidRPr="00000000" w14:paraId="0000001A">
      <w:pPr>
        <w:tabs>
          <w:tab w:val="left" w:pos="-720"/>
        </w:tabs>
        <w:jc w:val="both"/>
        <w:rPr>
          <w:sz w:val="22"/>
          <w:szCs w:val="22"/>
        </w:rPr>
      </w:pPr>
      <w:r w:rsidDel="00000000" w:rsidR="00000000" w:rsidRPr="00000000">
        <w:rPr>
          <w:rtl w:val="0"/>
        </w:rPr>
      </w:r>
    </w:p>
    <w:p w:rsidR="00000000" w:rsidDel="00000000" w:rsidP="00000000" w:rsidRDefault="00000000" w:rsidRPr="00000000" w14:paraId="0000001B">
      <w:pPr>
        <w:pStyle w:val="Heading3"/>
        <w:tabs>
          <w:tab w:val="left" w:pos="-720"/>
        </w:tabs>
        <w:jc w:val="both"/>
        <w:rPr/>
      </w:pPr>
      <w:bookmarkStart w:colFirst="0" w:colLast="0" w:name="_heading=h.30j0zll" w:id="1"/>
      <w:bookmarkEnd w:id="1"/>
      <w:r w:rsidDel="00000000" w:rsidR="00000000" w:rsidRPr="00000000">
        <w:rPr>
          <w:rtl w:val="0"/>
        </w:rPr>
        <w:t xml:space="preserve">Risk Assessment approved by GM/Bio Safety Committee</w:t>
      </w:r>
    </w:p>
    <w:p w:rsidR="00000000" w:rsidDel="00000000" w:rsidP="00000000" w:rsidRDefault="00000000" w:rsidRPr="00000000" w14:paraId="0000001C">
      <w:pPr>
        <w:tabs>
          <w:tab w:val="left" w:pos="-720"/>
        </w:tabs>
        <w:jc w:val="both"/>
        <w:rPr>
          <w:sz w:val="22"/>
          <w:szCs w:val="22"/>
        </w:rPr>
      </w:pPr>
      <w:r w:rsidDel="00000000" w:rsidR="00000000" w:rsidRPr="00000000">
        <w:rPr>
          <w:rtl w:val="0"/>
        </w:rPr>
      </w:r>
    </w:p>
    <w:p w:rsidR="00000000" w:rsidDel="00000000" w:rsidP="00000000" w:rsidRDefault="00000000" w:rsidRPr="00000000" w14:paraId="0000001D">
      <w:pPr>
        <w:tabs>
          <w:tab w:val="left" w:pos="-720"/>
        </w:tabs>
        <w:jc w:val="both"/>
        <w:rPr>
          <w:sz w:val="22"/>
          <w:szCs w:val="22"/>
        </w:rPr>
      </w:pPr>
      <w:r w:rsidDel="00000000" w:rsidR="00000000" w:rsidRPr="00000000">
        <w:rPr>
          <w:sz w:val="22"/>
          <w:szCs w:val="22"/>
          <w:rtl w:val="0"/>
        </w:rPr>
        <w:t xml:space="preserve">Name:</w:t>
      </w:r>
    </w:p>
    <w:p w:rsidR="00000000" w:rsidDel="00000000" w:rsidP="00000000" w:rsidRDefault="00000000" w:rsidRPr="00000000" w14:paraId="0000001E">
      <w:pPr>
        <w:tabs>
          <w:tab w:val="left" w:pos="-720"/>
        </w:tabs>
        <w:jc w:val="both"/>
        <w:rPr>
          <w:sz w:val="22"/>
          <w:szCs w:val="22"/>
        </w:rPr>
      </w:pPr>
      <w:r w:rsidDel="00000000" w:rsidR="00000000" w:rsidRPr="00000000">
        <w:rPr>
          <w:sz w:val="22"/>
          <w:szCs w:val="22"/>
          <w:rtl w:val="0"/>
        </w:rPr>
        <w:t xml:space="preserve">Signature:</w:t>
        <w:tab/>
        <w:tab/>
        <w:tab/>
        <w:tab/>
        <w:t xml:space="preserve">Date:</w:t>
      </w:r>
    </w:p>
    <w:p w:rsidR="00000000" w:rsidDel="00000000" w:rsidP="00000000" w:rsidRDefault="00000000" w:rsidRPr="00000000" w14:paraId="0000001F">
      <w:pPr>
        <w:tabs>
          <w:tab w:val="left" w:pos="-720"/>
        </w:tabs>
        <w:jc w:val="both"/>
        <w:rPr>
          <w:sz w:val="22"/>
          <w:szCs w:val="22"/>
        </w:rPr>
      </w:pPr>
      <w:r w:rsidDel="00000000" w:rsidR="00000000" w:rsidRPr="00000000">
        <w:rPr>
          <w:sz w:val="22"/>
          <w:szCs w:val="22"/>
          <w:rtl w:val="0"/>
        </w:rPr>
        <w:t xml:space="preserve">(Formally appointed Biomakespace Safety Officer - BSOs cannot assess there own RAs)</w:t>
      </w:r>
    </w:p>
    <w:p w:rsidR="00000000" w:rsidDel="00000000" w:rsidP="00000000" w:rsidRDefault="00000000" w:rsidRPr="00000000" w14:paraId="00000020">
      <w:pPr>
        <w:tabs>
          <w:tab w:val="left" w:pos="-720"/>
        </w:tabs>
        <w:jc w:val="both"/>
        <w:rPr>
          <w:sz w:val="22"/>
          <w:szCs w:val="22"/>
        </w:rPr>
      </w:pPr>
      <w:r w:rsidDel="00000000" w:rsidR="00000000" w:rsidRPr="00000000">
        <w:rPr>
          <w:rtl w:val="0"/>
        </w:rPr>
      </w:r>
    </w:p>
    <w:p w:rsidR="00000000" w:rsidDel="00000000" w:rsidP="00000000" w:rsidRDefault="00000000" w:rsidRPr="00000000" w14:paraId="00000021">
      <w:pPr>
        <w:tabs>
          <w:tab w:val="left" w:pos="-720"/>
        </w:tabs>
        <w:jc w:val="both"/>
        <w:rPr>
          <w:b w:val="1"/>
          <w:sz w:val="22"/>
          <w:szCs w:val="22"/>
        </w:rPr>
      </w:pPr>
      <w:r w:rsidDel="00000000" w:rsidR="00000000" w:rsidRPr="00000000">
        <w:rPr>
          <w:rFonts w:ascii="Arimo" w:cs="Arimo" w:eastAsia="Arimo" w:hAnsi="Arimo"/>
          <w:b w:val="1"/>
          <w:sz w:val="22"/>
          <w:szCs w:val="22"/>
          <w:rtl w:val="0"/>
        </w:rPr>
        <w:t xml:space="preserve">HSE notification required?                                      Yes☐ / No☐</w:t>
      </w:r>
      <w:r w:rsidDel="00000000" w:rsidR="00000000" w:rsidRPr="00000000">
        <w:rPr>
          <w:rtl w:val="0"/>
        </w:rPr>
      </w:r>
    </w:p>
    <w:p w:rsidR="00000000" w:rsidDel="00000000" w:rsidP="00000000" w:rsidRDefault="00000000" w:rsidRPr="00000000" w14:paraId="00000022">
      <w:pPr>
        <w:pStyle w:val="Heading3"/>
        <w:tabs>
          <w:tab w:val="left" w:pos="-720"/>
        </w:tabs>
        <w:rPr/>
      </w:pPr>
      <w:bookmarkStart w:colFirst="0" w:colLast="0" w:name="_heading=h.1fob9te" w:id="2"/>
      <w:bookmarkEnd w:id="2"/>
      <w:r w:rsidDel="00000000" w:rsidR="00000000" w:rsidRPr="00000000">
        <w:rPr>
          <w:rtl w:val="0"/>
        </w:rPr>
      </w:r>
    </w:p>
    <w:p w:rsidR="00000000" w:rsidDel="00000000" w:rsidP="00000000" w:rsidRDefault="00000000" w:rsidRPr="00000000" w14:paraId="00000023">
      <w:pPr>
        <w:pStyle w:val="Heading3"/>
        <w:tabs>
          <w:tab w:val="left" w:pos="-720"/>
        </w:tabs>
        <w:rPr>
          <w:b w:val="1"/>
          <w:sz w:val="22"/>
          <w:szCs w:val="22"/>
        </w:rPr>
      </w:pPr>
      <w:bookmarkStart w:colFirst="0" w:colLast="0" w:name="_heading=h.3znysh7" w:id="3"/>
      <w:bookmarkEnd w:id="3"/>
      <w:r w:rsidDel="00000000" w:rsidR="00000000" w:rsidRPr="00000000">
        <w:rPr>
          <w:rtl w:val="0"/>
        </w:rPr>
        <w:t xml:space="preserve">Risk Assessment Review</w:t>
      </w:r>
      <w:r w:rsidDel="00000000" w:rsidR="00000000" w:rsidRPr="00000000">
        <w:rPr>
          <w:rtl w:val="0"/>
        </w:rPr>
      </w:r>
    </w:p>
    <w:p w:rsidR="00000000" w:rsidDel="00000000" w:rsidP="00000000" w:rsidRDefault="00000000" w:rsidRPr="00000000" w14:paraId="00000024">
      <w:pPr>
        <w:tabs>
          <w:tab w:val="left" w:pos="-720"/>
        </w:tabs>
        <w:jc w:val="both"/>
        <w:rPr>
          <w:b w:val="1"/>
          <w:sz w:val="22"/>
          <w:szCs w:val="22"/>
        </w:rPr>
      </w:pPr>
      <w:r w:rsidDel="00000000" w:rsidR="00000000" w:rsidRPr="00000000">
        <w:rPr>
          <w:rtl w:val="0"/>
        </w:rPr>
      </w:r>
    </w:p>
    <w:p w:rsidR="00000000" w:rsidDel="00000000" w:rsidP="00000000" w:rsidRDefault="00000000" w:rsidRPr="00000000" w14:paraId="00000025">
      <w:pPr>
        <w:tabs>
          <w:tab w:val="left" w:pos="-720"/>
        </w:tabs>
        <w:jc w:val="both"/>
        <w:rPr>
          <w:color w:val="808080"/>
          <w:sz w:val="22"/>
          <w:szCs w:val="22"/>
        </w:rPr>
      </w:pPr>
      <w:r w:rsidDel="00000000" w:rsidR="00000000" w:rsidRPr="00000000">
        <w:rPr>
          <w:b w:val="1"/>
          <w:sz w:val="22"/>
          <w:szCs w:val="22"/>
          <w:rtl w:val="0"/>
        </w:rPr>
        <w:t xml:space="preserve">Risk Assessment to be reviewed on [DATE]</w:t>
      </w:r>
      <w:r w:rsidDel="00000000" w:rsidR="00000000" w:rsidRPr="00000000">
        <w:rPr>
          <w:rtl w:val="0"/>
        </w:rPr>
      </w:r>
    </w:p>
    <w:p w:rsidR="00000000" w:rsidDel="00000000" w:rsidP="00000000" w:rsidRDefault="00000000" w:rsidRPr="00000000" w14:paraId="00000026">
      <w:pPr>
        <w:tabs>
          <w:tab w:val="left" w:pos="-720"/>
        </w:tabs>
        <w:jc w:val="both"/>
        <w:rPr>
          <w:color w:val="808080"/>
          <w:sz w:val="22"/>
          <w:szCs w:val="22"/>
        </w:rPr>
      </w:pPr>
      <w:r w:rsidDel="00000000" w:rsidR="00000000" w:rsidRPr="00000000">
        <w:rPr>
          <w:rtl w:val="0"/>
        </w:rPr>
      </w:r>
    </w:p>
    <w:p w:rsidR="00000000" w:rsidDel="00000000" w:rsidP="00000000" w:rsidRDefault="00000000" w:rsidRPr="00000000" w14:paraId="00000027">
      <w:pPr>
        <w:tabs>
          <w:tab w:val="left" w:pos="-720"/>
        </w:tabs>
        <w:jc w:val="both"/>
        <w:rPr>
          <w:b w:val="1"/>
          <w:sz w:val="22"/>
          <w:szCs w:val="22"/>
        </w:rPr>
      </w:pPr>
      <w:r w:rsidDel="00000000" w:rsidR="00000000" w:rsidRPr="00000000">
        <w:rPr>
          <w:b w:val="1"/>
          <w:sz w:val="22"/>
          <w:szCs w:val="22"/>
          <w:rtl w:val="0"/>
        </w:rPr>
        <w:t xml:space="preserve">Name and signature of reviewer(s):</w:t>
      </w:r>
    </w:p>
    <w:p w:rsidR="00000000" w:rsidDel="00000000" w:rsidP="00000000" w:rsidRDefault="00000000" w:rsidRPr="00000000" w14:paraId="00000028">
      <w:pPr>
        <w:tabs>
          <w:tab w:val="left" w:pos="-720"/>
        </w:tabs>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29">
      <w:pPr>
        <w:tabs>
          <w:tab w:val="left" w:pos="-720"/>
        </w:tabs>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2A">
      <w:pPr>
        <w:tabs>
          <w:tab w:val="left" w:pos="-720"/>
        </w:tabs>
        <w:jc w:val="both"/>
        <w:rPr>
          <w:rFonts w:ascii="Source Sans Pro" w:cs="Source Sans Pro" w:eastAsia="Source Sans Pro" w:hAnsi="Source Sans Pro"/>
          <w:b w:val="1"/>
          <w:sz w:val="22"/>
          <w:szCs w:val="22"/>
        </w:rPr>
      </w:pPr>
      <w:r w:rsidDel="00000000" w:rsidR="00000000" w:rsidRPr="00000000">
        <w:rPr>
          <w:rtl w:val="0"/>
        </w:rPr>
      </w:r>
    </w:p>
    <w:p w:rsidR="00000000" w:rsidDel="00000000" w:rsidP="00000000" w:rsidRDefault="00000000" w:rsidRPr="00000000" w14:paraId="0000002B">
      <w:pPr>
        <w:tabs>
          <w:tab w:val="left" w:pos="-720"/>
        </w:tabs>
        <w:jc w:val="both"/>
        <w:rPr>
          <w:rFonts w:ascii="Source Sans Pro" w:cs="Source Sans Pro" w:eastAsia="Source Sans Pro" w:hAnsi="Source Sans Pro"/>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C">
      <w:pPr>
        <w:tabs>
          <w:tab w:val="left" w:pos="-720"/>
        </w:tabs>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b w:val="1"/>
          <w:sz w:val="28"/>
          <w:szCs w:val="28"/>
          <w:rtl w:val="0"/>
        </w:rPr>
        <w:t xml:space="preserve">This is the BMS_GM1 Form</w:t>
      </w:r>
      <w:r w:rsidDel="00000000" w:rsidR="00000000" w:rsidRPr="00000000">
        <w:rPr>
          <w:rFonts w:ascii="Source Sans Pro" w:cs="Source Sans Pro" w:eastAsia="Source Sans Pro" w:hAnsi="Source Sans Pro"/>
          <w:sz w:val="28"/>
          <w:szCs w:val="28"/>
          <w:rtl w:val="0"/>
        </w:rPr>
        <w:t xml:space="preserve">: For the production and use of genetically modified of non-pathogenic E. coli and derivatives, and other low risk micro-organisms</w:t>
      </w:r>
    </w:p>
    <w:p w:rsidR="00000000" w:rsidDel="00000000" w:rsidP="00000000" w:rsidRDefault="00000000" w:rsidRPr="00000000" w14:paraId="0000002D">
      <w:pPr>
        <w:tabs>
          <w:tab w:val="left" w:pos="-720"/>
        </w:tabs>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2E">
      <w:pPr>
        <w:pStyle w:val="Heading3"/>
        <w:tabs>
          <w:tab w:val="left" w:pos="-720"/>
        </w:tabs>
        <w:rPr>
          <w:rFonts w:ascii="Source Sans Pro" w:cs="Source Sans Pro" w:eastAsia="Source Sans Pro" w:hAnsi="Source Sans Pro"/>
          <w:sz w:val="28"/>
          <w:szCs w:val="28"/>
        </w:rPr>
      </w:pPr>
      <w:bookmarkStart w:colFirst="0" w:colLast="0" w:name="_heading=h.2et92p0" w:id="4"/>
      <w:bookmarkEnd w:id="4"/>
      <w:r w:rsidDel="00000000" w:rsidR="00000000" w:rsidRPr="00000000">
        <w:rPr>
          <w:rFonts w:ascii="Source Sans Pro" w:cs="Source Sans Pro" w:eastAsia="Source Sans Pro" w:hAnsi="Source Sans Pro"/>
          <w:rtl w:val="0"/>
        </w:rPr>
        <w:t xml:space="preserve">Project Details</w:t>
      </w:r>
      <w:r w:rsidDel="00000000" w:rsidR="00000000" w:rsidRPr="00000000">
        <w:rPr>
          <w:rtl w:val="0"/>
        </w:rPr>
      </w:r>
    </w:p>
    <w:p w:rsidR="00000000" w:rsidDel="00000000" w:rsidP="00000000" w:rsidRDefault="00000000" w:rsidRPr="00000000" w14:paraId="0000002F">
      <w:pPr>
        <w:tabs>
          <w:tab w:val="left" w:pos="-720"/>
        </w:tabs>
        <w:jc w:val="both"/>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30">
      <w:pPr>
        <w:tabs>
          <w:tab w:val="left" w:pos="-720"/>
        </w:tabs>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Project </w:t>
      </w:r>
      <w:bookmarkStart w:colFirst="0" w:colLast="0" w:name="bookmark=id.tyjcwt" w:id="5"/>
      <w:bookmarkEnd w:id="5"/>
      <w:hyperlink w:anchor="bookmark=id.tyjcwt">
        <w:r w:rsidDel="00000000" w:rsidR="00000000" w:rsidRPr="00000000">
          <w:rPr>
            <w:rFonts w:ascii="Source Sans Pro" w:cs="Source Sans Pro" w:eastAsia="Source Sans Pro" w:hAnsi="Source Sans Pro"/>
            <w:b w:val="1"/>
            <w:color w:val="0000ff"/>
            <w:u w:val="single"/>
            <w:rtl w:val="0"/>
          </w:rPr>
          <w:t xml:space="preserve">Title</w:t>
        </w:r>
      </w:hyperlink>
      <w:r w:rsidDel="00000000" w:rsidR="00000000" w:rsidRPr="00000000">
        <w:rPr>
          <w:rFonts w:ascii="Source Sans Pro" w:cs="Source Sans Pro" w:eastAsia="Source Sans Pro" w:hAnsi="Source Sans Pro"/>
          <w:b w:val="1"/>
          <w:rtl w:val="0"/>
        </w:rPr>
        <w:t xml:space="preserve">: </w:t>
      </w:r>
    </w:p>
    <w:p w:rsidR="00000000" w:rsidDel="00000000" w:rsidP="00000000" w:rsidRDefault="00000000" w:rsidRPr="00000000" w14:paraId="00000031">
      <w:pPr>
        <w:tabs>
          <w:tab w:val="left" w:pos="-720"/>
        </w:tabs>
        <w:jc w:val="both"/>
        <w:rPr/>
      </w:pPr>
      <w:r w:rsidDel="00000000" w:rsidR="00000000" w:rsidRPr="00000000">
        <w:rPr>
          <w:rtl w:val="0"/>
        </w:rPr>
        <w:t xml:space="preserve">Hands-on CRISPR gene editing workshop (2020)</w:t>
      </w:r>
    </w:p>
    <w:p w:rsidR="00000000" w:rsidDel="00000000" w:rsidP="00000000" w:rsidRDefault="00000000" w:rsidRPr="00000000" w14:paraId="00000032">
      <w:pPr>
        <w:tabs>
          <w:tab w:val="left" w:pos="-720"/>
        </w:tabs>
        <w:jc w:val="both"/>
        <w:rPr>
          <w:rFonts w:ascii="Source Sans Pro" w:cs="Source Sans Pro" w:eastAsia="Source Sans Pro" w:hAnsi="Source Sans Pro"/>
          <w:b w:val="1"/>
        </w:rPr>
      </w:pPr>
      <w:r w:rsidDel="00000000" w:rsidR="00000000" w:rsidRPr="00000000">
        <w:rPr>
          <w:rtl w:val="0"/>
        </w:rPr>
      </w:r>
    </w:p>
    <w:bookmarkStart w:colFirst="0" w:colLast="0" w:name="bookmark=id.3dy6vkm" w:id="6"/>
    <w:bookmarkEnd w:id="6"/>
    <w:p w:rsidR="00000000" w:rsidDel="00000000" w:rsidP="00000000" w:rsidRDefault="00000000" w:rsidRPr="00000000" w14:paraId="00000033">
      <w:pPr>
        <w:tabs>
          <w:tab w:val="left" w:pos="-720"/>
        </w:tabs>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Project </w:t>
      </w:r>
      <w:hyperlink w:anchor="bookmark=id.3dy6vkm">
        <w:r w:rsidDel="00000000" w:rsidR="00000000" w:rsidRPr="00000000">
          <w:rPr>
            <w:rFonts w:ascii="Source Sans Pro" w:cs="Source Sans Pro" w:eastAsia="Source Sans Pro" w:hAnsi="Source Sans Pro"/>
            <w:b w:val="1"/>
            <w:color w:val="0000ff"/>
            <w:u w:val="single"/>
            <w:rtl w:val="0"/>
          </w:rPr>
          <w:t xml:space="preserve">SUMMARY</w:t>
        </w:r>
      </w:hyperlink>
      <w:r w:rsidDel="00000000" w:rsidR="00000000" w:rsidRPr="00000000">
        <w:rPr>
          <w:rFonts w:ascii="Source Sans Pro" w:cs="Source Sans Pro" w:eastAsia="Source Sans Pro" w:hAnsi="Source Sans Pro"/>
          <w:b w:val="1"/>
          <w:rtl w:val="0"/>
        </w:rPr>
        <w:t xml:space="preserve"> (Aims and Objectives)</w:t>
        <w:tab/>
      </w:r>
    </w:p>
    <w:p w:rsidR="00000000" w:rsidDel="00000000" w:rsidP="00000000" w:rsidRDefault="00000000" w:rsidRPr="00000000" w14:paraId="00000034">
      <w:pPr>
        <w:tabs>
          <w:tab w:val="left" w:pos="-720"/>
        </w:tabs>
        <w:jc w:val="both"/>
        <w:rPr>
          <w:rFonts w:ascii="Source Sans Pro" w:cs="Source Sans Pro" w:eastAsia="Source Sans Pro" w:hAnsi="Source Sans Pro"/>
          <w:b w:val="1"/>
        </w:rPr>
      </w:pPr>
      <w:r w:rsidDel="00000000" w:rsidR="00000000" w:rsidRPr="00000000">
        <w:rPr>
          <w:rtl w:val="0"/>
        </w:rPr>
        <w:t xml:space="preserve">Produce a basic introductory CRISPR-cas9 gene editing workshop, using William Shaw’s two plasmid system in yeast. Also perform DNA sequencing of yeast using an Oxford Nanopore MinION.</w:t>
      </w:r>
      <w:r w:rsidDel="00000000" w:rsidR="00000000" w:rsidRPr="00000000">
        <w:rPr>
          <w:rtl w:val="0"/>
        </w:rPr>
      </w:r>
    </w:p>
    <w:p w:rsidR="00000000" w:rsidDel="00000000" w:rsidP="00000000" w:rsidRDefault="00000000" w:rsidRPr="00000000" w14:paraId="00000035">
      <w:pPr>
        <w:pStyle w:val="Heading3"/>
        <w:tabs>
          <w:tab w:val="left" w:pos="-720"/>
        </w:tabs>
        <w:rPr>
          <w:rFonts w:ascii="Source Sans Pro" w:cs="Source Sans Pro" w:eastAsia="Source Sans Pro" w:hAnsi="Source Sans Pro"/>
          <w:color w:val="666666"/>
          <w:sz w:val="28"/>
          <w:szCs w:val="28"/>
        </w:rPr>
      </w:pPr>
      <w:bookmarkStart w:colFirst="0" w:colLast="0" w:name="_heading=h.1t3h5sf" w:id="7"/>
      <w:bookmarkEnd w:id="7"/>
      <w:r w:rsidDel="00000000" w:rsidR="00000000" w:rsidRPr="00000000">
        <w:rPr>
          <w:rFonts w:ascii="Source Sans Pro" w:cs="Source Sans Pro" w:eastAsia="Source Sans Pro" w:hAnsi="Source Sans Pro"/>
          <w:color w:val="666666"/>
          <w:sz w:val="28"/>
          <w:szCs w:val="28"/>
          <w:rtl w:val="0"/>
        </w:rPr>
        <w:t xml:space="preserve">Biological Details</w:t>
      </w:r>
    </w:p>
    <w:p w:rsidR="00000000" w:rsidDel="00000000" w:rsidP="00000000" w:rsidRDefault="00000000" w:rsidRPr="00000000" w14:paraId="00000036">
      <w:pPr>
        <w:tabs>
          <w:tab w:val="left" w:pos="-720"/>
        </w:tabs>
        <w:jc w:val="both"/>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37">
      <w:pPr>
        <w:tabs>
          <w:tab w:val="left" w:pos="-720"/>
        </w:tabs>
        <w:jc w:val="both"/>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Give details of host Micro-organism(s):</w:t>
        <w:br w:type="textWrapping"/>
      </w:r>
      <w:r w:rsidDel="00000000" w:rsidR="00000000" w:rsidRPr="00000000">
        <w:rPr>
          <w:rtl w:val="0"/>
        </w:rPr>
      </w:r>
    </w:p>
    <w:p w:rsidR="00000000" w:rsidDel="00000000" w:rsidP="00000000" w:rsidRDefault="00000000" w:rsidRPr="00000000" w14:paraId="00000038">
      <w:pPr>
        <w:tabs>
          <w:tab w:val="left" w:pos="-720"/>
        </w:tabs>
        <w:rPr>
          <w:rFonts w:ascii="Open Sans" w:cs="Open Sans" w:eastAsia="Open Sans" w:hAnsi="Open Sans"/>
        </w:rPr>
      </w:pPr>
      <w:r w:rsidDel="00000000" w:rsidR="00000000" w:rsidRPr="00000000">
        <w:rPr>
          <w:rFonts w:ascii="Open Sans" w:cs="Open Sans" w:eastAsia="Open Sans" w:hAnsi="Open Sans"/>
          <w:rtl w:val="0"/>
        </w:rPr>
        <w:t xml:space="preserve">Three types of </w:t>
      </w:r>
      <w:sdt>
        <w:sdtPr>
          <w:tag w:val="goog_rdk_0"/>
        </w:sdtPr>
        <w:sdtContent>
          <w:ins w:author="Jenny Molloy" w:id="0" w:date="2020-03-03T22:00:02Z">
            <w:r w:rsidDel="00000000" w:rsidR="00000000" w:rsidRPr="00000000">
              <w:rPr>
                <w:rFonts w:ascii="Open Sans" w:cs="Open Sans" w:eastAsia="Open Sans" w:hAnsi="Open Sans"/>
                <w:rtl w:val="0"/>
              </w:rPr>
              <w:t xml:space="preserve">Saccharomyces cerevisiae </w:t>
            </w:r>
          </w:ins>
        </w:sdtContent>
      </w:sdt>
      <w:r w:rsidDel="00000000" w:rsidR="00000000" w:rsidRPr="00000000">
        <w:rPr>
          <w:rFonts w:ascii="Open Sans" w:cs="Open Sans" w:eastAsia="Open Sans" w:hAnsi="Open Sans"/>
          <w:rtl w:val="0"/>
        </w:rPr>
        <w:t xml:space="preserve">yeast: wild-type </w:t>
      </w:r>
      <w:r w:rsidDel="00000000" w:rsidR="00000000" w:rsidRPr="00000000">
        <w:rPr>
          <w:rFonts w:ascii="Open Sans" w:cs="Open Sans" w:eastAsia="Open Sans" w:hAnsi="Open Sans"/>
          <w:color w:val="3d3c40"/>
          <w:rtl w:val="0"/>
        </w:rPr>
        <w:t xml:space="preserve">BY4741</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3d3c40"/>
          <w:rtl w:val="0"/>
        </w:rPr>
        <w:t xml:space="preserve">BY4741</w:t>
      </w:r>
      <w:r w:rsidDel="00000000" w:rsidR="00000000" w:rsidRPr="00000000">
        <w:rPr>
          <w:rFonts w:ascii="Open Sans" w:cs="Open Sans" w:eastAsia="Open Sans" w:hAnsi="Open Sans"/>
          <w:rtl w:val="0"/>
        </w:rPr>
        <w:t xml:space="preserve"> + genomic insert GFP, </w:t>
      </w:r>
      <w:r w:rsidDel="00000000" w:rsidR="00000000" w:rsidRPr="00000000">
        <w:rPr>
          <w:rFonts w:ascii="Open Sans" w:cs="Open Sans" w:eastAsia="Open Sans" w:hAnsi="Open Sans"/>
          <w:color w:val="3d3c40"/>
          <w:rtl w:val="0"/>
        </w:rPr>
        <w:t xml:space="preserve">BY4741</w:t>
      </w:r>
      <w:r w:rsidDel="00000000" w:rsidR="00000000" w:rsidRPr="00000000">
        <w:rPr>
          <w:rFonts w:ascii="Open Sans" w:cs="Open Sans" w:eastAsia="Open Sans" w:hAnsi="Open Sans"/>
          <w:rtl w:val="0"/>
        </w:rPr>
        <w:t xml:space="preserve"> + genomic insert BFP</w:t>
      </w:r>
    </w:p>
    <w:p w:rsidR="00000000" w:rsidDel="00000000" w:rsidP="00000000" w:rsidRDefault="00000000" w:rsidRPr="00000000" w14:paraId="00000039">
      <w:pPr>
        <w:tabs>
          <w:tab w:val="left" w:pos="-720"/>
        </w:tabs>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A">
      <w:pPr>
        <w:tabs>
          <w:tab w:val="left" w:pos="-720"/>
        </w:tabs>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Vector(s):</w:t>
      </w:r>
      <w:r w:rsidDel="00000000" w:rsidR="00000000" w:rsidRPr="00000000">
        <w:rPr>
          <w:rtl w:val="0"/>
        </w:rPr>
      </w:r>
    </w:p>
    <w:p w:rsidR="00000000" w:rsidDel="00000000" w:rsidP="00000000" w:rsidRDefault="00000000" w:rsidRPr="00000000" w14:paraId="0000003B">
      <w:pPr>
        <w:tabs>
          <w:tab w:val="left" w:pos="-720"/>
        </w:tabs>
        <w:rPr>
          <w:sz w:val="16"/>
          <w:szCs w:val="16"/>
        </w:rPr>
      </w:pPr>
      <w:r w:rsidDel="00000000" w:rsidR="00000000" w:rsidRPr="00000000">
        <w:rPr>
          <w:rtl w:val="0"/>
        </w:rPr>
      </w:r>
    </w:p>
    <w:p w:rsidR="00000000" w:rsidDel="00000000" w:rsidP="00000000" w:rsidRDefault="00000000" w:rsidRPr="00000000" w14:paraId="0000003C">
      <w:pPr>
        <w:tabs>
          <w:tab w:val="left" w:pos="-720"/>
        </w:tabs>
        <w:rPr>
          <w:rFonts w:ascii="Open Sans" w:cs="Open Sans" w:eastAsia="Open Sans" w:hAnsi="Open Sans"/>
          <w:color w:val="3d3c40"/>
        </w:rPr>
      </w:pPr>
      <w:r w:rsidDel="00000000" w:rsidR="00000000" w:rsidRPr="00000000">
        <w:rPr>
          <w:rFonts w:ascii="Open Sans" w:cs="Open Sans" w:eastAsia="Open Sans" w:hAnsi="Open Sans"/>
          <w:color w:val="3d3c40"/>
          <w:rtl w:val="0"/>
        </w:rPr>
        <w:t xml:space="preserve">3 Cas9 plasmids (pWS2081-2083)</w:t>
      </w:r>
    </w:p>
    <w:p w:rsidR="00000000" w:rsidDel="00000000" w:rsidP="00000000" w:rsidRDefault="00000000" w:rsidRPr="00000000" w14:paraId="0000003D">
      <w:pPr>
        <w:tabs>
          <w:tab w:val="left" w:pos="-720"/>
        </w:tabs>
        <w:rPr>
          <w:rFonts w:ascii="Open Sans" w:cs="Open Sans" w:eastAsia="Open Sans" w:hAnsi="Open Sans"/>
          <w:color w:val="3d3c40"/>
        </w:rPr>
      </w:pPr>
      <w:r w:rsidDel="00000000" w:rsidR="00000000" w:rsidRPr="00000000">
        <w:rPr>
          <w:rFonts w:ascii="Open Sans" w:cs="Open Sans" w:eastAsia="Open Sans" w:hAnsi="Open Sans"/>
          <w:color w:val="3d3c40"/>
          <w:rtl w:val="0"/>
        </w:rPr>
        <w:t xml:space="preserve">1 vector for making new gRNA expression constructs (pWS2069)</w:t>
      </w:r>
    </w:p>
    <w:p w:rsidR="00000000" w:rsidDel="00000000" w:rsidP="00000000" w:rsidRDefault="00000000" w:rsidRPr="00000000" w14:paraId="0000003E">
      <w:pPr>
        <w:tabs>
          <w:tab w:val="left" w:pos="-720"/>
        </w:tabs>
        <w:rPr>
          <w:rFonts w:ascii="Open Sans" w:cs="Open Sans" w:eastAsia="Open Sans" w:hAnsi="Open Sans"/>
          <w:color w:val="3d3c40"/>
        </w:rPr>
      </w:pPr>
      <w:r w:rsidDel="00000000" w:rsidR="00000000" w:rsidRPr="00000000">
        <w:rPr>
          <w:rFonts w:ascii="Open Sans" w:cs="Open Sans" w:eastAsia="Open Sans" w:hAnsi="Open Sans"/>
          <w:color w:val="3d3c40"/>
          <w:rtl w:val="0"/>
        </w:rPr>
        <w:t xml:space="preserve">2 pre-made gRNA expression plasmids, one for cutting GFP (gWS152) and another for cutting BFP (gWS153)</w:t>
      </w:r>
    </w:p>
    <w:p w:rsidR="00000000" w:rsidDel="00000000" w:rsidP="00000000" w:rsidRDefault="00000000" w:rsidRPr="00000000" w14:paraId="0000003F">
      <w:pPr>
        <w:tabs>
          <w:tab w:val="left" w:pos="-720"/>
        </w:tabs>
        <w:rPr>
          <w:sz w:val="16"/>
          <w:szCs w:val="16"/>
        </w:rPr>
      </w:pPr>
      <w:r w:rsidDel="00000000" w:rsidR="00000000" w:rsidRPr="00000000">
        <w:rPr>
          <w:rtl w:val="0"/>
        </w:rPr>
      </w:r>
    </w:p>
    <w:p w:rsidR="00000000" w:rsidDel="00000000" w:rsidP="00000000" w:rsidRDefault="00000000" w:rsidRPr="00000000" w14:paraId="00000040">
      <w:pPr>
        <w:tabs>
          <w:tab w:val="left" w:pos="-720"/>
        </w:tabs>
        <w:jc w:val="both"/>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41">
      <w:pPr>
        <w:tabs>
          <w:tab w:val="left" w:pos="-720"/>
        </w:tabs>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Expected biological action of altered DNA/RNA or transcribed/translated gene product:</w:t>
      </w:r>
    </w:p>
    <w:p w:rsidR="00000000" w:rsidDel="00000000" w:rsidP="00000000" w:rsidRDefault="00000000" w:rsidRPr="00000000" w14:paraId="00000042">
      <w:pPr>
        <w:tabs>
          <w:tab w:val="left" w:pos="-720"/>
        </w:tabs>
        <w:jc w:val="both"/>
        <w:rPr>
          <w:b w:val="1"/>
        </w:rPr>
      </w:pPr>
      <w:r w:rsidDel="00000000" w:rsidR="00000000" w:rsidRPr="00000000">
        <w:rPr>
          <w:rtl w:val="0"/>
        </w:rPr>
      </w:r>
    </w:p>
    <w:p w:rsidR="00000000" w:rsidDel="00000000" w:rsidP="00000000" w:rsidRDefault="00000000" w:rsidRPr="00000000" w14:paraId="00000043">
      <w:pPr>
        <w:tabs>
          <w:tab w:val="left" w:pos="-720"/>
        </w:tabs>
        <w:jc w:val="both"/>
        <w:rPr/>
      </w:pPr>
      <w:r w:rsidDel="00000000" w:rsidR="00000000" w:rsidRPr="00000000">
        <w:rPr>
          <w:rtl w:val="0"/>
        </w:rPr>
        <w:t xml:space="preserve">There are a few possible experiments with these materials, with these possible results:</w:t>
      </w:r>
    </w:p>
    <w:p w:rsidR="00000000" w:rsidDel="00000000" w:rsidP="00000000" w:rsidRDefault="00000000" w:rsidRPr="00000000" w14:paraId="00000044">
      <w:pPr>
        <w:tabs>
          <w:tab w:val="left" w:pos="-720"/>
        </w:tabs>
        <w:jc w:val="both"/>
        <w:rPr/>
      </w:pPr>
      <w:r w:rsidDel="00000000" w:rsidR="00000000" w:rsidRPr="00000000">
        <w:rPr>
          <w:rtl w:val="0"/>
        </w:rPr>
        <w:tab/>
        <w:t xml:space="preserve">Conversion of GFP to BFP expression</w:t>
      </w:r>
    </w:p>
    <w:p w:rsidR="00000000" w:rsidDel="00000000" w:rsidP="00000000" w:rsidRDefault="00000000" w:rsidRPr="00000000" w14:paraId="00000045">
      <w:pPr>
        <w:tabs>
          <w:tab w:val="left" w:pos="-720"/>
        </w:tabs>
        <w:jc w:val="both"/>
        <w:rPr/>
      </w:pPr>
      <w:r w:rsidDel="00000000" w:rsidR="00000000" w:rsidRPr="00000000">
        <w:rPr>
          <w:rtl w:val="0"/>
        </w:rPr>
        <w:tab/>
        <w:t xml:space="preserve">Conversion of BFP to GFP expression</w:t>
      </w:r>
    </w:p>
    <w:p w:rsidR="00000000" w:rsidDel="00000000" w:rsidP="00000000" w:rsidRDefault="00000000" w:rsidRPr="00000000" w14:paraId="00000046">
      <w:pPr>
        <w:tabs>
          <w:tab w:val="left" w:pos="-720"/>
        </w:tabs>
        <w:jc w:val="both"/>
        <w:rPr/>
      </w:pPr>
      <w:r w:rsidDel="00000000" w:rsidR="00000000" w:rsidRPr="00000000">
        <w:rPr>
          <w:rtl w:val="0"/>
        </w:rPr>
        <w:tab/>
        <w:t xml:space="preserve">Introduction of GFP expression to wild-type strain</w:t>
      </w:r>
    </w:p>
    <w:p w:rsidR="00000000" w:rsidDel="00000000" w:rsidP="00000000" w:rsidRDefault="00000000" w:rsidRPr="00000000" w14:paraId="00000047">
      <w:pPr>
        <w:tabs>
          <w:tab w:val="left" w:pos="-720"/>
        </w:tabs>
        <w:jc w:val="both"/>
        <w:rPr/>
      </w:pPr>
      <w:r w:rsidDel="00000000" w:rsidR="00000000" w:rsidRPr="00000000">
        <w:rPr>
          <w:rtl w:val="0"/>
        </w:rPr>
        <w:tab/>
        <w:t xml:space="preserve">Introduction of BFP expression to wild-type strain</w:t>
        <w:br w:type="textWrapping"/>
      </w:r>
    </w:p>
    <w:p w:rsidR="00000000" w:rsidDel="00000000" w:rsidP="00000000" w:rsidRDefault="00000000" w:rsidRPr="00000000" w14:paraId="00000048">
      <w:pPr>
        <w:tabs>
          <w:tab w:val="left" w:pos="-720"/>
        </w:tabs>
        <w:jc w:val="both"/>
        <w:rPr/>
      </w:pPr>
      <w:r w:rsidDel="00000000" w:rsidR="00000000" w:rsidRPr="00000000">
        <w:rPr>
          <w:rtl w:val="0"/>
        </w:rPr>
        <w:t xml:space="preserve">We intend to run the BFP to GFP expression conversion experiment, using pWS2081 and gWS153 in BY4741 + genomic insert BFP.</w:t>
      </w:r>
    </w:p>
    <w:p w:rsidR="00000000" w:rsidDel="00000000" w:rsidP="00000000" w:rsidRDefault="00000000" w:rsidRPr="00000000" w14:paraId="00000049">
      <w:pPr>
        <w:tabs>
          <w:tab w:val="left" w:pos="-720"/>
        </w:tabs>
        <w:jc w:val="both"/>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4A">
      <w:pPr>
        <w:tabs>
          <w:tab w:val="left" w:pos="-720"/>
        </w:tabs>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Technique used to introduce </w:t>
      </w:r>
      <w:bookmarkStart w:colFirst="0" w:colLast="0" w:name="bookmark=id.4d34og8" w:id="8"/>
      <w:bookmarkEnd w:id="8"/>
      <w:hyperlink w:anchor="bookmark=id.4d34og8">
        <w:r w:rsidDel="00000000" w:rsidR="00000000" w:rsidRPr="00000000">
          <w:rPr>
            <w:rFonts w:ascii="Source Sans Pro" w:cs="Source Sans Pro" w:eastAsia="Source Sans Pro" w:hAnsi="Source Sans Pro"/>
            <w:b w:val="1"/>
            <w:color w:val="0000ff"/>
            <w:u w:val="single"/>
            <w:rtl w:val="0"/>
          </w:rPr>
          <w:t xml:space="preserve">modification</w:t>
        </w:r>
      </w:hyperlink>
      <w:r w:rsidDel="00000000" w:rsidR="00000000" w:rsidRPr="00000000">
        <w:rPr>
          <w:rFonts w:ascii="Source Sans Pro" w:cs="Source Sans Pro" w:eastAsia="Source Sans Pro" w:hAnsi="Source Sans Pro"/>
          <w:b w:val="1"/>
          <w:rtl w:val="0"/>
        </w:rPr>
        <w:t xml:space="preserve"> or vector into host:</w:t>
      </w:r>
    </w:p>
    <w:p w:rsidR="00000000" w:rsidDel="00000000" w:rsidP="00000000" w:rsidRDefault="00000000" w:rsidRPr="00000000" w14:paraId="0000004B">
      <w:pPr>
        <w:tabs>
          <w:tab w:val="left" w:pos="-720"/>
        </w:tabs>
        <w:jc w:val="both"/>
        <w:rPr>
          <w:rFonts w:ascii="Source Sans Pro" w:cs="Source Sans Pro" w:eastAsia="Source Sans Pro" w:hAnsi="Source Sans Pro"/>
          <w:color w:val="808080"/>
        </w:rPr>
      </w:pPr>
      <w:r w:rsidDel="00000000" w:rsidR="00000000" w:rsidRPr="00000000">
        <w:rPr>
          <w:rtl w:val="0"/>
        </w:rPr>
      </w:r>
    </w:p>
    <w:p w:rsidR="00000000" w:rsidDel="00000000" w:rsidP="00000000" w:rsidRDefault="00000000" w:rsidRPr="00000000" w14:paraId="0000004C">
      <w:pPr>
        <w:tabs>
          <w:tab w:val="left" w:pos="-720"/>
        </w:tabs>
        <w:jc w:val="both"/>
        <w:rPr>
          <w:rFonts w:ascii="Source Sans Pro" w:cs="Source Sans Pro" w:eastAsia="Source Sans Pro" w:hAnsi="Source Sans Pro"/>
        </w:rPr>
      </w:pPr>
      <w:r w:rsidDel="00000000" w:rsidR="00000000" w:rsidRPr="00000000">
        <w:rPr>
          <w:rtl w:val="0"/>
        </w:rPr>
        <w:t xml:space="preserve">High-efficiency yeast transformation with PEG-3350, LiOAc and salmon sperm DNA (boiled) .</w:t>
      </w:r>
      <w:r w:rsidDel="00000000" w:rsidR="00000000" w:rsidRPr="00000000">
        <w:rPr>
          <w:rtl w:val="0"/>
        </w:rPr>
      </w:r>
    </w:p>
    <w:p w:rsidR="00000000" w:rsidDel="00000000" w:rsidP="00000000" w:rsidRDefault="00000000" w:rsidRPr="00000000" w14:paraId="0000004D">
      <w:pPr>
        <w:pStyle w:val="Heading3"/>
        <w:tabs>
          <w:tab w:val="left" w:pos="-720"/>
        </w:tabs>
        <w:rPr>
          <w:rFonts w:ascii="Source Sans Pro" w:cs="Source Sans Pro" w:eastAsia="Source Sans Pro" w:hAnsi="Source Sans Pro"/>
          <w:color w:val="000000"/>
        </w:rPr>
      </w:pPr>
      <w:bookmarkStart w:colFirst="0" w:colLast="0" w:name="_heading=h.2s8eyo1" w:id="9"/>
      <w:bookmarkEnd w:id="9"/>
      <w:r w:rsidDel="00000000" w:rsidR="00000000" w:rsidRPr="00000000">
        <w:rPr>
          <w:rFonts w:ascii="Source Sans Pro" w:cs="Source Sans Pro" w:eastAsia="Source Sans Pro" w:hAnsi="Source Sans Pro"/>
          <w:rtl w:val="0"/>
        </w:rPr>
        <w:t xml:space="preserve">Nature of Work to be Undertaken</w:t>
      </w:r>
      <w:r w:rsidDel="00000000" w:rsidR="00000000" w:rsidRPr="00000000">
        <w:rPr>
          <w:rtl w:val="0"/>
        </w:rPr>
      </w:r>
    </w:p>
    <w:p w:rsidR="00000000" w:rsidDel="00000000" w:rsidP="00000000" w:rsidRDefault="00000000" w:rsidRPr="00000000" w14:paraId="0000004E">
      <w:pPr>
        <w:tabs>
          <w:tab w:val="left" w:pos="-720"/>
        </w:tabs>
        <w:jc w:val="both"/>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4F">
      <w:pPr>
        <w:tabs>
          <w:tab w:val="left" w:pos="-720"/>
        </w:tabs>
        <w:jc w:val="both"/>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Give brief description of types of laboratory procedures including maximum culture volumes at any time (show as multiples of unit volumes). </w:t>
      </w:r>
      <w:r w:rsidDel="00000000" w:rsidR="00000000" w:rsidRPr="00000000">
        <w:rPr>
          <w:rFonts w:ascii="Source Sans Pro" w:cs="Source Sans Pro" w:eastAsia="Source Sans Pro" w:hAnsi="Source Sans Pro"/>
          <w:sz w:val="22"/>
          <w:szCs w:val="22"/>
          <w:rtl w:val="0"/>
        </w:rPr>
        <w:t xml:space="preserve">See </w:t>
      </w:r>
      <w:bookmarkStart w:colFirst="0" w:colLast="0" w:name="bookmark=id.17dp8vu" w:id="10"/>
      <w:bookmarkEnd w:id="10"/>
      <w:bookmarkStart w:colFirst="0" w:colLast="0" w:name="bookmark=id.3rdcrjn" w:id="11"/>
      <w:bookmarkEnd w:id="11"/>
      <w:hyperlink w:anchor="bookmark=id.3rdcrjn">
        <w:r w:rsidDel="00000000" w:rsidR="00000000" w:rsidRPr="00000000">
          <w:rPr>
            <w:rFonts w:ascii="Source Sans Pro" w:cs="Source Sans Pro" w:eastAsia="Source Sans Pro" w:hAnsi="Source Sans Pro"/>
            <w:color w:val="0000ff"/>
            <w:sz w:val="22"/>
            <w:szCs w:val="22"/>
            <w:u w:val="single"/>
            <w:rtl w:val="0"/>
          </w:rPr>
          <w:t xml:space="preserve">Guidance</w:t>
        </w:r>
      </w:hyperlink>
      <w:r w:rsidDel="00000000" w:rsidR="00000000" w:rsidRPr="00000000">
        <w:rPr>
          <w:rFonts w:ascii="Source Sans Pro" w:cs="Source Sans Pro" w:eastAsia="Source Sans Pro" w:hAnsi="Source Sans Pro"/>
          <w:sz w:val="22"/>
          <w:szCs w:val="22"/>
          <w:rtl w:val="0"/>
        </w:rPr>
        <w:t xml:space="preserve"> 1 and. </w:t>
      </w:r>
      <w:hyperlink w:anchor="bookmark=id.3j2qqm3">
        <w:r w:rsidDel="00000000" w:rsidR="00000000" w:rsidRPr="00000000">
          <w:rPr>
            <w:rFonts w:ascii="Source Sans Pro" w:cs="Source Sans Pro" w:eastAsia="Source Sans Pro" w:hAnsi="Source Sans Pro"/>
            <w:color w:val="0000ff"/>
            <w:sz w:val="22"/>
            <w:szCs w:val="22"/>
            <w:u w:val="single"/>
            <w:rtl w:val="0"/>
          </w:rPr>
          <w:t xml:space="preserve">Guidance 2</w:t>
        </w:r>
      </w:hyperlink>
      <w:r w:rsidDel="00000000" w:rsidR="00000000" w:rsidRPr="00000000">
        <w:rPr>
          <w:rtl w:val="0"/>
        </w:rPr>
      </w:r>
    </w:p>
    <w:p w:rsidR="00000000" w:rsidDel="00000000" w:rsidP="00000000" w:rsidRDefault="00000000" w:rsidRPr="00000000" w14:paraId="00000050">
      <w:pPr>
        <w:tabs>
          <w:tab w:val="left" w:pos="-720"/>
        </w:tabs>
        <w:jc w:val="both"/>
        <w:rPr>
          <w:sz w:val="22"/>
          <w:szCs w:val="22"/>
        </w:rPr>
      </w:pPr>
      <w:r w:rsidDel="00000000" w:rsidR="00000000" w:rsidRPr="00000000">
        <w:rPr>
          <w:rtl w:val="0"/>
        </w:rPr>
      </w:r>
    </w:p>
    <w:p w:rsidR="00000000" w:rsidDel="00000000" w:rsidP="00000000" w:rsidRDefault="00000000" w:rsidRPr="00000000" w14:paraId="00000051">
      <w:pPr>
        <w:tabs>
          <w:tab w:val="left" w:pos="-720"/>
        </w:tabs>
        <w:jc w:val="both"/>
        <w:rPr>
          <w:sz w:val="22"/>
          <w:szCs w:val="22"/>
        </w:rPr>
      </w:pPr>
      <w:r w:rsidDel="00000000" w:rsidR="00000000" w:rsidRPr="00000000">
        <w:rPr>
          <w:sz w:val="22"/>
          <w:szCs w:val="22"/>
          <w:rtl w:val="0"/>
        </w:rPr>
        <w:t xml:space="preserve">Glycerol stock preparation from yeast streaked on agar plates. Maximum culture volume of BY4741 is likely to be 15 mL in YPD for preparation of cells to be transformed; edited variants are likely to be up to 5000 transformants forming colonies on minimal media plates. </w:t>
      </w:r>
    </w:p>
    <w:p w:rsidR="00000000" w:rsidDel="00000000" w:rsidP="00000000" w:rsidRDefault="00000000" w:rsidRPr="00000000" w14:paraId="00000052">
      <w:pPr>
        <w:tabs>
          <w:tab w:val="left" w:pos="-720"/>
        </w:tabs>
        <w:jc w:val="both"/>
        <w:rPr>
          <w:rFonts w:ascii="Source Sans Pro" w:cs="Source Sans Pro" w:eastAsia="Source Sans Pro" w:hAnsi="Source Sans Pro"/>
          <w:b w:val="1"/>
          <w:sz w:val="22"/>
          <w:szCs w:val="22"/>
        </w:rPr>
      </w:pPr>
      <w:r w:rsidDel="00000000" w:rsidR="00000000" w:rsidRPr="00000000">
        <w:rPr>
          <w:rtl w:val="0"/>
        </w:rPr>
      </w:r>
    </w:p>
    <w:p w:rsidR="00000000" w:rsidDel="00000000" w:rsidP="00000000" w:rsidRDefault="00000000" w:rsidRPr="00000000" w14:paraId="00000053">
      <w:pPr>
        <w:tabs>
          <w:tab w:val="left" w:pos="-720"/>
        </w:tabs>
        <w:jc w:val="both"/>
        <w:rPr>
          <w:rFonts w:ascii="Source Sans Pro" w:cs="Source Sans Pro" w:eastAsia="Source Sans Pro" w:hAnsi="Source Sans Pro"/>
          <w:b w:val="1"/>
          <w:sz w:val="22"/>
          <w:szCs w:val="22"/>
        </w:rPr>
      </w:pPr>
      <w:r w:rsidDel="00000000" w:rsidR="00000000" w:rsidRPr="00000000">
        <w:rPr>
          <w:rFonts w:ascii="Source Sans Pro" w:cs="Source Sans Pro" w:eastAsia="Source Sans Pro" w:hAnsi="Source Sans Pro"/>
          <w:b w:val="1"/>
          <w:sz w:val="22"/>
          <w:szCs w:val="22"/>
          <w:rtl w:val="0"/>
        </w:rPr>
        <w:t xml:space="preserve">Provide details of any non-standard laboratory operations</w:t>
      </w:r>
    </w:p>
    <w:p w:rsidR="00000000" w:rsidDel="00000000" w:rsidP="00000000" w:rsidRDefault="00000000" w:rsidRPr="00000000" w14:paraId="00000054">
      <w:pPr>
        <w:tabs>
          <w:tab w:val="left" w:pos="-720"/>
        </w:tabs>
        <w:jc w:val="both"/>
        <w:rPr>
          <w:rFonts w:ascii="Source Sans Pro" w:cs="Source Sans Pro" w:eastAsia="Source Sans Pro" w:hAnsi="Source Sans Pro"/>
          <w:sz w:val="22"/>
          <w:szCs w:val="22"/>
        </w:rPr>
      </w:pPr>
      <w:r w:rsidDel="00000000" w:rsidR="00000000" w:rsidRPr="00000000">
        <w:rPr>
          <w:sz w:val="22"/>
          <w:szCs w:val="22"/>
          <w:rtl w:val="0"/>
        </w:rPr>
        <w:t xml:space="preserve">None expected.</w:t>
      </w:r>
      <w:r w:rsidDel="00000000" w:rsidR="00000000" w:rsidRPr="00000000">
        <w:rPr>
          <w:rtl w:val="0"/>
        </w:rPr>
      </w:r>
    </w:p>
    <w:p w:rsidR="00000000" w:rsidDel="00000000" w:rsidP="00000000" w:rsidRDefault="00000000" w:rsidRPr="00000000" w14:paraId="00000055">
      <w:pPr>
        <w:tabs>
          <w:tab w:val="left" w:pos="-720"/>
        </w:tabs>
        <w:jc w:val="both"/>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56">
      <w:pPr>
        <w:tabs>
          <w:tab w:val="left" w:pos="-720"/>
        </w:tabs>
        <w:jc w:val="both"/>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Additional control measures </w:t>
      </w:r>
      <w:r w:rsidDel="00000000" w:rsidR="00000000" w:rsidRPr="00000000">
        <w:rPr>
          <w:rFonts w:ascii="Source Sans Pro" w:cs="Source Sans Pro" w:eastAsia="Source Sans Pro" w:hAnsi="Source Sans Pro"/>
          <w:sz w:val="22"/>
          <w:szCs w:val="22"/>
          <w:rtl w:val="0"/>
        </w:rPr>
        <w:t xml:space="preserve">required for specific risks:</w:t>
      </w:r>
    </w:p>
    <w:p w:rsidR="00000000" w:rsidDel="00000000" w:rsidP="00000000" w:rsidRDefault="00000000" w:rsidRPr="00000000" w14:paraId="00000057">
      <w:pPr>
        <w:widowControl w:val="1"/>
        <w:tabs>
          <w:tab w:val="left" w:pos="-720"/>
        </w:tabs>
        <w:rPr>
          <w:rFonts w:ascii="Source Sans Pro" w:cs="Source Sans Pro" w:eastAsia="Source Sans Pro" w:hAnsi="Source Sans Pro"/>
          <w:sz w:val="22"/>
          <w:szCs w:val="22"/>
        </w:rPr>
      </w:pPr>
      <w:r w:rsidDel="00000000" w:rsidR="00000000" w:rsidRPr="00000000">
        <w:rPr>
          <w:sz w:val="22"/>
          <w:szCs w:val="22"/>
          <w:rtl w:val="0"/>
        </w:rPr>
        <w:t xml:space="preserve">None expected.</w:t>
      </w:r>
      <w:r w:rsidDel="00000000" w:rsidR="00000000" w:rsidRPr="00000000">
        <w:rPr>
          <w:rtl w:val="0"/>
        </w:rPr>
      </w:r>
    </w:p>
    <w:tbl>
      <w:tblPr>
        <w:tblStyle w:val="Table1"/>
        <w:tblW w:w="10635.0" w:type="dxa"/>
        <w:jc w:val="left"/>
        <w:tblInd w:w="-306.0" w:type="dxa"/>
        <w:tblLayout w:type="fixed"/>
        <w:tblLook w:val="0000"/>
      </w:tblPr>
      <w:tblGrid>
        <w:gridCol w:w="7905"/>
        <w:gridCol w:w="2730"/>
        <w:tblGridChange w:id="0">
          <w:tblGrid>
            <w:gridCol w:w="7905"/>
            <w:gridCol w:w="2730"/>
          </w:tblGrid>
        </w:tblGridChange>
      </w:tblGrid>
      <w:tr>
        <w:trPr>
          <w:trHeight w:val="14580" w:hRule="atLeast"/>
        </w:trPr>
        <w:tc>
          <w:tcPr>
            <w:tcBorders>
              <w:top w:color="000000" w:space="0" w:sz="4" w:val="single"/>
              <w:left w:color="000000" w:space="0" w:sz="4" w:val="single"/>
              <w:bottom w:color="000000" w:space="0" w:sz="4" w:val="single"/>
            </w:tcBorders>
          </w:tcPr>
          <w:p w:rsidR="00000000" w:rsidDel="00000000" w:rsidP="00000000" w:rsidRDefault="00000000" w:rsidRPr="00000000" w14:paraId="00000058">
            <w:pPr>
              <w:tabs>
                <w:tab w:val="left" w:pos="-720"/>
              </w:tabs>
              <w:jc w:val="center"/>
              <w:rPr>
                <w:rFonts w:ascii="Source Sans Pro" w:cs="Source Sans Pro" w:eastAsia="Source Sans Pro" w:hAnsi="Source Sans Pro"/>
                <w:b w:val="1"/>
                <w:i w:val="1"/>
                <w:sz w:val="20"/>
                <w:szCs w:val="20"/>
              </w:rPr>
            </w:pPr>
            <w:r w:rsidDel="00000000" w:rsidR="00000000" w:rsidRPr="00000000">
              <w:rPr>
                <w:rtl w:val="0"/>
              </w:rPr>
            </w:r>
          </w:p>
          <w:p w:rsidR="00000000" w:rsidDel="00000000" w:rsidP="00000000" w:rsidRDefault="00000000" w:rsidRPr="00000000" w14:paraId="00000059">
            <w:pPr>
              <w:pStyle w:val="Heading3"/>
              <w:tabs>
                <w:tab w:val="left" w:pos="-720"/>
              </w:tabs>
              <w:rPr/>
            </w:pPr>
            <w:bookmarkStart w:colFirst="0" w:colLast="0" w:name="_heading=h.26in1rg" w:id="12"/>
            <w:bookmarkEnd w:id="12"/>
            <w:r w:rsidDel="00000000" w:rsidR="00000000" w:rsidRPr="00000000">
              <w:rPr>
                <w:rtl w:val="0"/>
              </w:rPr>
              <w:t xml:space="preserve">RISK ASSESSMENT FOR HUMAN HEALTH AND SAFETY</w:t>
            </w:r>
          </w:p>
          <w:p w:rsidR="00000000" w:rsidDel="00000000" w:rsidP="00000000" w:rsidRDefault="00000000" w:rsidRPr="00000000" w14:paraId="0000005A">
            <w:pPr>
              <w:tabs>
                <w:tab w:val="left" w:pos="-720"/>
              </w:tabs>
              <w:spacing w:before="90" w:lineRule="auto"/>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sz w:val="20"/>
                <w:szCs w:val="20"/>
                <w:rtl w:val="0"/>
              </w:rPr>
              <w:t xml:space="preserve">Human health hazard identification</w:t>
            </w:r>
            <w:r w:rsidDel="00000000" w:rsidR="00000000" w:rsidRPr="00000000">
              <w:rPr>
                <w:rFonts w:ascii="Source Sans Pro" w:cs="Source Sans Pro" w:eastAsia="Source Sans Pro" w:hAnsi="Source Sans Pro"/>
                <w:sz w:val="20"/>
                <w:szCs w:val="20"/>
                <w:rtl w:val="0"/>
              </w:rPr>
              <w:t xml:space="preserve"> - Identify any potentially harmful properties of:</w:t>
            </w:r>
          </w:p>
          <w:p w:rsidR="00000000" w:rsidDel="00000000" w:rsidP="00000000" w:rsidRDefault="00000000" w:rsidRPr="00000000" w14:paraId="0000005B">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5C">
            <w:pPr>
              <w:tabs>
                <w:tab w:val="left" w:pos="-720"/>
              </w:tabs>
              <w:rPr>
                <w:rFonts w:ascii="Source Sans Pro" w:cs="Source Sans Pro" w:eastAsia="Source Sans Pro" w:hAnsi="Source Sans Pro"/>
                <w:i w:val="1"/>
                <w:sz w:val="20"/>
                <w:szCs w:val="20"/>
              </w:rPr>
            </w:pPr>
            <w:r w:rsidDel="00000000" w:rsidR="00000000" w:rsidRPr="00000000">
              <w:rPr>
                <w:rFonts w:ascii="Source Sans Pro" w:cs="Source Sans Pro" w:eastAsia="Source Sans Pro" w:hAnsi="Source Sans Pro"/>
                <w:sz w:val="20"/>
                <w:szCs w:val="20"/>
                <w:rtl w:val="0"/>
              </w:rPr>
              <w:t xml:space="preserve">i)  the </w:t>
            </w:r>
            <w:bookmarkStart w:colFirst="0" w:colLast="0" w:name="bookmark=id.lnxbz9" w:id="13"/>
            <w:bookmarkEnd w:id="13"/>
            <w:hyperlink w:anchor="bookmark=id.lnxbz9">
              <w:r w:rsidDel="00000000" w:rsidR="00000000" w:rsidRPr="00000000">
                <w:rPr>
                  <w:rFonts w:ascii="Source Sans Pro" w:cs="Source Sans Pro" w:eastAsia="Source Sans Pro" w:hAnsi="Source Sans Pro"/>
                  <w:color w:val="0000ff"/>
                  <w:sz w:val="20"/>
                  <w:szCs w:val="20"/>
                  <w:u w:val="single"/>
                  <w:rtl w:val="0"/>
                </w:rPr>
                <w:t xml:space="preserve">recipient</w:t>
              </w:r>
            </w:hyperlink>
            <w:r w:rsidDel="00000000" w:rsidR="00000000" w:rsidRPr="00000000">
              <w:rPr>
                <w:rFonts w:ascii="Source Sans Pro" w:cs="Source Sans Pro" w:eastAsia="Source Sans Pro" w:hAnsi="Source Sans Pro"/>
                <w:sz w:val="20"/>
                <w:szCs w:val="20"/>
                <w:rtl w:val="0"/>
              </w:rPr>
              <w:t xml:space="preserve"> micro-organism(s) </w:t>
            </w:r>
            <w:r w:rsidDel="00000000" w:rsidR="00000000" w:rsidRPr="00000000">
              <w:rPr>
                <w:rFonts w:ascii="Source Sans Pro" w:cs="Source Sans Pro" w:eastAsia="Source Sans Pro" w:hAnsi="Source Sans Pro"/>
                <w:i w:val="1"/>
                <w:sz w:val="20"/>
                <w:szCs w:val="20"/>
                <w:rtl w:val="0"/>
              </w:rPr>
              <w:t xml:space="preserve">(see definition) </w:t>
            </w:r>
          </w:p>
          <w:p w:rsidR="00000000" w:rsidDel="00000000" w:rsidP="00000000" w:rsidRDefault="00000000" w:rsidRPr="00000000" w14:paraId="0000005D">
            <w:pPr>
              <w:tabs>
                <w:tab w:val="left" w:pos="-720"/>
              </w:tabs>
              <w:rPr>
                <w:i w:val="1"/>
              </w:rPr>
            </w:pPr>
            <w:r w:rsidDel="00000000" w:rsidR="00000000" w:rsidRPr="00000000">
              <w:rPr>
                <w:rtl w:val="0"/>
              </w:rPr>
            </w:r>
          </w:p>
          <w:sdt>
            <w:sdtPr>
              <w:tag w:val="goog_rdk_3"/>
            </w:sdtPr>
            <w:sdtContent>
              <w:p w:rsidR="00000000" w:rsidDel="00000000" w:rsidP="00000000" w:rsidRDefault="00000000" w:rsidRPr="00000000" w14:paraId="0000005E">
                <w:pPr>
                  <w:tabs>
                    <w:tab w:val="left" w:pos="-720"/>
                  </w:tabs>
                  <w:rPr>
                    <w:i w:val="1"/>
                  </w:rPr>
                  <w:pPrChange w:author="Jenny Molloy" w:id="0" w:date="2020-03-03T21:51:48Z">
                    <w:pPr>
                      <w:tabs>
                        <w:tab w:val="left" w:pos="-720"/>
                      </w:tabs>
                    </w:pPr>
                  </w:pPrChange>
                </w:pPr>
                <w:sdt>
                  <w:sdtPr>
                    <w:tag w:val="goog_rdk_2"/>
                  </w:sdtPr>
                  <w:sdtContent>
                    <w:ins w:author="Jenny Molloy" w:id="1" w:date="2020-03-03T21:51:48Z">
                      <w:r w:rsidDel="00000000" w:rsidR="00000000" w:rsidRPr="00000000">
                        <w:rPr>
                          <w:i w:val="1"/>
                          <w:rtl w:val="0"/>
                        </w:rPr>
                        <w:t xml:space="preserve">The yeast strains used </w:t>
                      </w:r>
                      <w:r w:rsidDel="00000000" w:rsidR="00000000" w:rsidRPr="00000000">
                        <w:rPr>
                          <w:i w:val="1"/>
                          <w:rtl w:val="0"/>
                        </w:rPr>
                        <w:t xml:space="preserve">are Containment Level 1 organisms. Using standard microbiological practices it is not known to cause disease in immunocompetent adult humans, and presents minimal potential hazard to laboratory personnel.</w:t>
                      </w:r>
                    </w:ins>
                  </w:sdtContent>
                </w:sdt>
                <w:r w:rsidDel="00000000" w:rsidR="00000000" w:rsidRPr="00000000">
                  <w:rPr>
                    <w:rtl w:val="0"/>
                  </w:rPr>
                </w:r>
              </w:p>
            </w:sdtContent>
          </w:sdt>
          <w:p w:rsidR="00000000" w:rsidDel="00000000" w:rsidP="00000000" w:rsidRDefault="00000000" w:rsidRPr="00000000" w14:paraId="0000005F">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60">
            <w:pPr>
              <w:tabs>
                <w:tab w:val="left" w:pos="-720"/>
              </w:tabs>
              <w:jc w:val="right"/>
              <w:rPr>
                <w:rFonts w:ascii="Source Sans Pro" w:cs="Source Sans Pro" w:eastAsia="Source Sans Pro" w:hAnsi="Source Sans Pro"/>
                <w:i w:val="1"/>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p>
          <w:p w:rsidR="00000000" w:rsidDel="00000000" w:rsidP="00000000" w:rsidRDefault="00000000" w:rsidRPr="00000000" w14:paraId="00000061">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62">
            <w:pPr>
              <w:tabs>
                <w:tab w:val="left" w:pos="-720"/>
              </w:tabs>
              <w:rPr>
                <w:rFonts w:ascii="Source Sans Pro" w:cs="Source Sans Pro" w:eastAsia="Source Sans Pro" w:hAnsi="Source Sans Pro"/>
                <w:b w:val="1"/>
                <w:sz w:val="20"/>
                <w:szCs w:val="20"/>
              </w:rPr>
            </w:pPr>
            <w:r w:rsidDel="00000000" w:rsidR="00000000" w:rsidRPr="00000000">
              <w:rPr>
                <w:rtl w:val="0"/>
              </w:rPr>
            </w:r>
          </w:p>
          <w:sdt>
            <w:sdtPr>
              <w:tag w:val="goog_rdk_5"/>
            </w:sdtPr>
            <w:sdtContent>
              <w:p w:rsidR="00000000" w:rsidDel="00000000" w:rsidP="00000000" w:rsidRDefault="00000000" w:rsidRPr="00000000" w14:paraId="00000063">
                <w:pPr>
                  <w:tabs>
                    <w:tab w:val="left" w:pos="-720"/>
                  </w:tabs>
                  <w:rPr>
                    <w:ins w:author="Jenny Molloy" w:id="3" w:date="2020-03-03T21:43:22Z"/>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ii)  the altered genetic material(s) </w:t>
                </w:r>
                <w:sdt>
                  <w:sdtPr>
                    <w:tag w:val="goog_rdk_4"/>
                  </w:sdtPr>
                  <w:sdtContent>
                    <w:ins w:author="Jenny Molloy" w:id="3" w:date="2020-03-03T21:43:22Z">
                      <w:r w:rsidDel="00000000" w:rsidR="00000000" w:rsidRPr="00000000">
                        <w:rPr>
                          <w:rtl w:val="0"/>
                        </w:rPr>
                      </w:r>
                    </w:ins>
                  </w:sdtContent>
                </w:sdt>
              </w:p>
            </w:sdtContent>
          </w:sdt>
          <w:sdt>
            <w:sdtPr>
              <w:tag w:val="goog_rdk_7"/>
            </w:sdtPr>
            <w:sdtContent>
              <w:p w:rsidR="00000000" w:rsidDel="00000000" w:rsidP="00000000" w:rsidRDefault="00000000" w:rsidRPr="00000000" w14:paraId="00000064">
                <w:pPr>
                  <w:tabs>
                    <w:tab w:val="left" w:pos="-720"/>
                  </w:tabs>
                  <w:rPr>
                    <w:ins w:author="Jenny Molloy" w:id="3" w:date="2020-03-03T21:43:22Z"/>
                    <w:rFonts w:ascii="Source Sans Pro" w:cs="Source Sans Pro" w:eastAsia="Source Sans Pro" w:hAnsi="Source Sans Pro"/>
                    <w:sz w:val="20"/>
                    <w:szCs w:val="20"/>
                  </w:rPr>
                </w:pPr>
                <w:sdt>
                  <w:sdtPr>
                    <w:tag w:val="goog_rdk_6"/>
                  </w:sdtPr>
                  <w:sdtContent>
                    <w:ins w:author="Jenny Molloy" w:id="3" w:date="2020-03-03T21:43:22Z">
                      <w:r w:rsidDel="00000000" w:rsidR="00000000" w:rsidRPr="00000000">
                        <w:rPr>
                          <w:rtl w:val="0"/>
                        </w:rPr>
                      </w:r>
                    </w:ins>
                  </w:sdtContent>
                </w:sdt>
              </w:p>
            </w:sdtContent>
          </w:sdt>
          <w:sdt>
            <w:sdtPr>
              <w:tag w:val="goog_rdk_10"/>
            </w:sdtPr>
            <w:sdtContent>
              <w:p w:rsidR="00000000" w:rsidDel="00000000" w:rsidP="00000000" w:rsidRDefault="00000000" w:rsidRPr="00000000" w14:paraId="00000065">
                <w:pPr>
                  <w:tabs>
                    <w:tab w:val="left" w:pos="-720"/>
                  </w:tabs>
                  <w:rPr>
                    <w:rPrChange w:author="Jenny Molloy" w:id="4" w:date="2020-03-03T21:43:22Z">
                      <w:rPr>
                        <w:rFonts w:ascii="Source Sans Pro" w:cs="Source Sans Pro" w:eastAsia="Source Sans Pro" w:hAnsi="Source Sans Pro"/>
                        <w:sz w:val="20"/>
                        <w:szCs w:val="20"/>
                      </w:rPr>
                    </w:rPrChange>
                  </w:rPr>
                </w:pPr>
                <w:sdt>
                  <w:sdtPr>
                    <w:tag w:val="goog_rdk_8"/>
                  </w:sdtPr>
                  <w:sdtContent>
                    <w:ins w:author="Jenny Molloy" w:id="3" w:date="2020-03-03T21:43:22Z">
                      <w:r w:rsidDel="00000000" w:rsidR="00000000" w:rsidRPr="00000000">
                        <w:rPr>
                          <w:rFonts w:ascii="Source Sans Pro" w:cs="Source Sans Pro" w:eastAsia="Source Sans Pro" w:hAnsi="Source Sans Pro"/>
                          <w:sz w:val="20"/>
                          <w:szCs w:val="20"/>
                          <w:rtl w:val="0"/>
                        </w:rPr>
                        <w:t xml:space="preserve">No genetic material used contains or will express or produce material hazardous to human health e.g. toxins, viral sequences, allergen, oncogene etc. Proteins expressed are all reporter genes and have no function that could result in health hazards</w:t>
                      </w:r>
                      <w:r w:rsidDel="00000000" w:rsidR="00000000" w:rsidRPr="00000000">
                        <w:rPr>
                          <w:rFonts w:ascii="Source Sans Pro" w:cs="Source Sans Pro" w:eastAsia="Source Sans Pro" w:hAnsi="Source Sans Pro"/>
                          <w:sz w:val="20"/>
                          <w:szCs w:val="20"/>
                          <w:rtl w:val="0"/>
                        </w:rPr>
                        <w:t xml:space="preserve">.</w:t>
                      </w:r>
                    </w:ins>
                  </w:sdtContent>
                </w:sdt>
                <w:sdt>
                  <w:sdtPr>
                    <w:tag w:val="goog_rdk_9"/>
                  </w:sdtPr>
                  <w:sdtContent>
                    <w:r w:rsidDel="00000000" w:rsidR="00000000" w:rsidRPr="00000000">
                      <w:rPr>
                        <w:rtl w:val="0"/>
                      </w:rPr>
                    </w:r>
                  </w:sdtContent>
                </w:sdt>
              </w:p>
            </w:sdtContent>
          </w:sdt>
          <w:p w:rsidR="00000000" w:rsidDel="00000000" w:rsidP="00000000" w:rsidRDefault="00000000" w:rsidRPr="00000000" w14:paraId="00000066">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67">
            <w:pPr>
              <w:tabs>
                <w:tab w:val="left" w:pos="-720"/>
              </w:tabs>
              <w:jc w:val="right"/>
              <w:rPr>
                <w:rFonts w:ascii="Source Sans Pro" w:cs="Source Sans Pro" w:eastAsia="Source Sans Pro" w:hAnsi="Source Sans Pro"/>
                <w:i w:val="1"/>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p>
          <w:p w:rsidR="00000000" w:rsidDel="00000000" w:rsidP="00000000" w:rsidRDefault="00000000" w:rsidRPr="00000000" w14:paraId="00000068">
            <w:pPr>
              <w:tabs>
                <w:tab w:val="left" w:pos="-720"/>
              </w:tabs>
              <w:rPr>
                <w:rFonts w:ascii="Source Sans Pro" w:cs="Source Sans Pro" w:eastAsia="Source Sans Pro" w:hAnsi="Source Sans Pro"/>
                <w:b w:val="1"/>
                <w:sz w:val="20"/>
                <w:szCs w:val="20"/>
              </w:rPr>
            </w:pPr>
            <w:r w:rsidDel="00000000" w:rsidR="00000000" w:rsidRPr="00000000">
              <w:rPr>
                <w:rtl w:val="0"/>
              </w:rPr>
            </w:r>
          </w:p>
          <w:sdt>
            <w:sdtPr>
              <w:tag w:val="goog_rdk_12"/>
            </w:sdtPr>
            <w:sdtContent>
              <w:p w:rsidR="00000000" w:rsidDel="00000000" w:rsidP="00000000" w:rsidRDefault="00000000" w:rsidRPr="00000000" w14:paraId="00000069">
                <w:pPr>
                  <w:tabs>
                    <w:tab w:val="left" w:pos="-720"/>
                  </w:tabs>
                  <w:rPr>
                    <w:ins w:author="Jenny Molloy" w:id="5" w:date="2020-03-03T21:52:15Z"/>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iii)  the donor micro-organism(s) </w:t>
                </w:r>
                <w:r w:rsidDel="00000000" w:rsidR="00000000" w:rsidRPr="00000000">
                  <w:rPr>
                    <w:rFonts w:ascii="Source Sans Pro" w:cs="Source Sans Pro" w:eastAsia="Source Sans Pro" w:hAnsi="Source Sans Pro"/>
                    <w:i w:val="1"/>
                    <w:sz w:val="20"/>
                    <w:szCs w:val="20"/>
                    <w:rtl w:val="0"/>
                  </w:rPr>
                  <w:t xml:space="preserve">(where used/appropriate</w:t>
                </w:r>
                <w:r w:rsidDel="00000000" w:rsidR="00000000" w:rsidRPr="00000000">
                  <w:rPr>
                    <w:rFonts w:ascii="Source Sans Pro" w:cs="Source Sans Pro" w:eastAsia="Source Sans Pro" w:hAnsi="Source Sans Pro"/>
                    <w:sz w:val="20"/>
                    <w:szCs w:val="20"/>
                    <w:rtl w:val="0"/>
                  </w:rPr>
                  <w:t xml:space="preserve">)</w:t>
                </w:r>
                <w:sdt>
                  <w:sdtPr>
                    <w:tag w:val="goog_rdk_11"/>
                  </w:sdtPr>
                  <w:sdtContent>
                    <w:ins w:author="Jenny Molloy" w:id="5" w:date="2020-03-03T21:52:15Z">
                      <w:r w:rsidDel="00000000" w:rsidR="00000000" w:rsidRPr="00000000">
                        <w:rPr>
                          <w:rtl w:val="0"/>
                        </w:rPr>
                      </w:r>
                    </w:ins>
                  </w:sdtContent>
                </w:sdt>
              </w:p>
            </w:sdtContent>
          </w:sdt>
          <w:sdt>
            <w:sdtPr>
              <w:tag w:val="goog_rdk_15"/>
            </w:sdtPr>
            <w:sdtContent>
              <w:p w:rsidR="00000000" w:rsidDel="00000000" w:rsidP="00000000" w:rsidRDefault="00000000" w:rsidRPr="00000000" w14:paraId="0000006A">
                <w:pPr>
                  <w:tabs>
                    <w:tab w:val="left" w:pos="-720"/>
                  </w:tabs>
                  <w:rPr>
                    <w:rFonts w:ascii="Calibri" w:cs="Calibri" w:eastAsia="Calibri" w:hAnsi="Calibri"/>
                    <w:sz w:val="22"/>
                    <w:szCs w:val="22"/>
                    <w:rPrChange w:author="Jenny Molloy" w:id="6" w:date="2020-03-03T21:52:15Z">
                      <w:rPr>
                        <w:rFonts w:ascii="Source Sans Pro" w:cs="Source Sans Pro" w:eastAsia="Source Sans Pro" w:hAnsi="Source Sans Pro"/>
                        <w:sz w:val="20"/>
                        <w:szCs w:val="20"/>
                      </w:rPr>
                    </w:rPrChange>
                  </w:rPr>
                  <w:pPrChange w:author="Jenny Molloy" w:id="0" w:date="2020-03-03T21:52:15Z">
                    <w:pPr>
                      <w:tabs>
                        <w:tab w:val="left" w:pos="-720"/>
                      </w:tabs>
                    </w:pPr>
                  </w:pPrChange>
                </w:pPr>
                <w:sdt>
                  <w:sdtPr>
                    <w:tag w:val="goog_rdk_13"/>
                  </w:sdtPr>
                  <w:sdtContent>
                    <w:ins w:author="Jenny Molloy" w:id="5" w:date="2020-03-03T21:52:15Z">
                      <w:r w:rsidDel="00000000" w:rsidR="00000000" w:rsidRPr="00000000">
                        <w:rPr>
                          <w:rFonts w:ascii="Source Sans Pro" w:cs="Source Sans Pro" w:eastAsia="Source Sans Pro" w:hAnsi="Source Sans Pro"/>
                          <w:sz w:val="20"/>
                          <w:szCs w:val="20"/>
                          <w:rtl w:val="0"/>
                        </w:rPr>
                        <w:t xml:space="preserve">N/A - </w:t>
                      </w:r>
                      <w:r w:rsidDel="00000000" w:rsidR="00000000" w:rsidRPr="00000000">
                        <w:rPr>
                          <w:rFonts w:ascii="Source Sans Pro" w:cs="Source Sans Pro" w:eastAsia="Source Sans Pro" w:hAnsi="Source Sans Pro"/>
                          <w:sz w:val="20"/>
                          <w:szCs w:val="20"/>
                          <w:rtl w:val="0"/>
                        </w:rPr>
                        <w:t xml:space="preserve">t</w:t>
                      </w:r>
                      <w:r w:rsidDel="00000000" w:rsidR="00000000" w:rsidRPr="00000000">
                        <w:rPr>
                          <w:rFonts w:ascii="Source Sans Pro" w:cs="Source Sans Pro" w:eastAsia="Source Sans Pro" w:hAnsi="Source Sans Pro"/>
                          <w:sz w:val="20"/>
                          <w:szCs w:val="20"/>
                          <w:rtl w:val="0"/>
                        </w:rPr>
                        <w:t xml:space="preserve">ransformations will use purified plasmid.</w:t>
                      </w:r>
                    </w:ins>
                  </w:sdtContent>
                </w:sdt>
                <w:sdt>
                  <w:sdtPr>
                    <w:tag w:val="goog_rdk_14"/>
                  </w:sdtPr>
                  <w:sdtContent>
                    <w:r w:rsidDel="00000000" w:rsidR="00000000" w:rsidRPr="00000000">
                      <w:rPr>
                        <w:rtl w:val="0"/>
                      </w:rPr>
                    </w:r>
                  </w:sdtContent>
                </w:sdt>
              </w:p>
            </w:sdtContent>
          </w:sdt>
          <w:p w:rsidR="00000000" w:rsidDel="00000000" w:rsidP="00000000" w:rsidRDefault="00000000" w:rsidRPr="00000000" w14:paraId="0000006B">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6C">
            <w:pPr>
              <w:tabs>
                <w:tab w:val="left" w:pos="-720"/>
              </w:tabs>
              <w:jc w:val="right"/>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r w:rsidDel="00000000" w:rsidR="00000000" w:rsidRPr="00000000">
              <w:rPr>
                <w:rtl w:val="0"/>
              </w:rPr>
            </w:r>
          </w:p>
          <w:p w:rsidR="00000000" w:rsidDel="00000000" w:rsidP="00000000" w:rsidRDefault="00000000" w:rsidRPr="00000000" w14:paraId="0000006D">
            <w:pPr>
              <w:tabs>
                <w:tab w:val="left" w:pos="-720"/>
              </w:tabs>
              <w:rPr>
                <w:rFonts w:ascii="Source Sans Pro" w:cs="Source Sans Pro" w:eastAsia="Source Sans Pro" w:hAnsi="Source Sans Pro"/>
                <w:b w:val="1"/>
                <w:sz w:val="20"/>
                <w:szCs w:val="20"/>
              </w:rPr>
            </w:pPr>
            <w:r w:rsidDel="00000000" w:rsidR="00000000" w:rsidRPr="00000000">
              <w:rPr>
                <w:rtl w:val="0"/>
              </w:rPr>
            </w:r>
          </w:p>
          <w:sdt>
            <w:sdtPr>
              <w:tag w:val="goog_rdk_18"/>
            </w:sdtPr>
            <w:sdtContent>
              <w:p w:rsidR="00000000" w:rsidDel="00000000" w:rsidP="00000000" w:rsidRDefault="00000000" w:rsidRPr="00000000" w14:paraId="0000006E">
                <w:pPr>
                  <w:tabs>
                    <w:tab w:val="left" w:pos="-720"/>
                  </w:tabs>
                  <w:rPr>
                    <w:ins w:author="Jenny Molloy" w:id="7" w:date="2020-03-03T21:44:28Z"/>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iv)  </w:t>
                </w:r>
                <w:sdt>
                  <w:sdtPr>
                    <w:tag w:val="goog_rdk_16"/>
                  </w:sdtPr>
                  <w:sdtContent>
                    <w:commentRangeStart w:id="0"/>
                  </w:sdtContent>
                </w:sdt>
                <w:r w:rsidDel="00000000" w:rsidR="00000000" w:rsidRPr="00000000">
                  <w:rPr>
                    <w:rFonts w:ascii="Source Sans Pro" w:cs="Source Sans Pro" w:eastAsia="Source Sans Pro" w:hAnsi="Source Sans Pro"/>
                    <w:sz w:val="20"/>
                    <w:szCs w:val="20"/>
                    <w:rtl w:val="0"/>
                  </w:rPr>
                  <w:t xml:space="preserve">the vector(s)</w:t>
                </w:r>
                <w:r w:rsidDel="00000000" w:rsidR="00000000" w:rsidRPr="00000000">
                  <w:rPr>
                    <w:rFonts w:ascii="Source Sans Pro" w:cs="Source Sans Pro" w:eastAsia="Source Sans Pro" w:hAnsi="Source Sans Pro"/>
                    <w:b w:val="1"/>
                    <w:sz w:val="22"/>
                    <w:szCs w:val="22"/>
                    <w:rtl w:val="0"/>
                  </w:rPr>
                  <w:t xml:space="preserve">*</w:t>
                </w:r>
                <w:r w:rsidDel="00000000" w:rsidR="00000000" w:rsidRPr="00000000">
                  <w:rPr>
                    <w:rFonts w:ascii="Source Sans Pro" w:cs="Source Sans Pro" w:eastAsia="Source Sans Pro" w:hAnsi="Source Sans Pro"/>
                    <w:sz w:val="20"/>
                    <w:szCs w:val="20"/>
                    <w:rtl w:val="0"/>
                  </w:rPr>
                  <w:t xml:space="preserve"> (see additional section below for viruses or viral vectors)</w:t>
                </w:r>
                <w:sdt>
                  <w:sdtPr>
                    <w:tag w:val="goog_rdk_17"/>
                  </w:sdtPr>
                  <w:sdtContent>
                    <w:ins w:author="Jenny Molloy" w:id="7" w:date="2020-03-03T21:44:28Z">
                      <w:commentRangeEnd w:id="0"/>
                      <w:r w:rsidDel="00000000" w:rsidR="00000000" w:rsidRPr="00000000">
                        <w:commentReference w:id="0"/>
                      </w:r>
                      <w:r w:rsidDel="00000000" w:rsidR="00000000" w:rsidRPr="00000000">
                        <w:rPr>
                          <w:rtl w:val="0"/>
                        </w:rPr>
                      </w:r>
                    </w:ins>
                  </w:sdtContent>
                </w:sdt>
              </w:p>
            </w:sdtContent>
          </w:sdt>
          <w:sdt>
            <w:sdtPr>
              <w:tag w:val="goog_rdk_20"/>
            </w:sdtPr>
            <w:sdtContent>
              <w:p w:rsidR="00000000" w:rsidDel="00000000" w:rsidP="00000000" w:rsidRDefault="00000000" w:rsidRPr="00000000" w14:paraId="0000006F">
                <w:pPr>
                  <w:tabs>
                    <w:tab w:val="left" w:pos="-720"/>
                  </w:tabs>
                  <w:rPr>
                    <w:rPrChange w:author="Jenny Molloy" w:id="8" w:date="2020-03-03T21:44:28Z">
                      <w:rPr>
                        <w:rFonts w:ascii="Source Sans Pro" w:cs="Source Sans Pro" w:eastAsia="Source Sans Pro" w:hAnsi="Source Sans Pro"/>
                        <w:sz w:val="20"/>
                        <w:szCs w:val="20"/>
                      </w:rPr>
                    </w:rPrChange>
                  </w:rPr>
                </w:pPr>
                <w:sdt>
                  <w:sdtPr>
                    <w:tag w:val="goog_rdk_19"/>
                  </w:sdtPr>
                  <w:sdtContent>
                    <w:r w:rsidDel="00000000" w:rsidR="00000000" w:rsidRPr="00000000">
                      <w:rPr>
                        <w:rtl w:val="0"/>
                      </w:rPr>
                    </w:r>
                  </w:sdtContent>
                </w:sdt>
              </w:p>
            </w:sdtContent>
          </w:sdt>
          <w:p w:rsidR="00000000" w:rsidDel="00000000" w:rsidP="00000000" w:rsidRDefault="00000000" w:rsidRPr="00000000" w14:paraId="00000070">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71">
            <w:pPr>
              <w:tabs>
                <w:tab w:val="left" w:pos="-720"/>
              </w:tabs>
              <w:jc w:val="right"/>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r w:rsidDel="00000000" w:rsidR="00000000" w:rsidRPr="00000000">
              <w:rPr>
                <w:rtl w:val="0"/>
              </w:rPr>
            </w:r>
          </w:p>
          <w:p w:rsidR="00000000" w:rsidDel="00000000" w:rsidP="00000000" w:rsidRDefault="00000000" w:rsidRPr="00000000" w14:paraId="00000072">
            <w:pPr>
              <w:tabs>
                <w:tab w:val="left" w:pos="-720"/>
              </w:tabs>
              <w:rPr>
                <w:rFonts w:ascii="Source Sans Pro" w:cs="Source Sans Pro" w:eastAsia="Source Sans Pro" w:hAnsi="Source Sans Pro"/>
                <w:sz w:val="20"/>
                <w:szCs w:val="20"/>
              </w:rPr>
            </w:pPr>
            <w:r w:rsidDel="00000000" w:rsidR="00000000" w:rsidRPr="00000000">
              <w:rPr>
                <w:rtl w:val="0"/>
              </w:rPr>
            </w:r>
          </w:p>
          <w:sdt>
            <w:sdtPr>
              <w:tag w:val="goog_rdk_22"/>
            </w:sdtPr>
            <w:sdtContent>
              <w:p w:rsidR="00000000" w:rsidDel="00000000" w:rsidP="00000000" w:rsidRDefault="00000000" w:rsidRPr="00000000" w14:paraId="00000073">
                <w:pPr>
                  <w:tabs>
                    <w:tab w:val="left" w:pos="-720"/>
                  </w:tabs>
                  <w:rPr>
                    <w:ins w:author="Jenny Molloy" w:id="9" w:date="2020-03-03T21:59:01Z"/>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v)  the resulting genetically modified micro-organism(s) (including viral/cellular vectors)</w:t>
                </w:r>
                <w:sdt>
                  <w:sdtPr>
                    <w:tag w:val="goog_rdk_21"/>
                  </w:sdtPr>
                  <w:sdtContent>
                    <w:ins w:author="Jenny Molloy" w:id="9" w:date="2020-03-03T21:59:01Z">
                      <w:r w:rsidDel="00000000" w:rsidR="00000000" w:rsidRPr="00000000">
                        <w:rPr>
                          <w:rtl w:val="0"/>
                        </w:rPr>
                      </w:r>
                    </w:ins>
                  </w:sdtContent>
                </w:sdt>
              </w:p>
            </w:sdtContent>
          </w:sdt>
          <w:sdt>
            <w:sdtPr>
              <w:tag w:val="goog_rdk_25"/>
            </w:sdtPr>
            <w:sdtContent>
              <w:p w:rsidR="00000000" w:rsidDel="00000000" w:rsidP="00000000" w:rsidRDefault="00000000" w:rsidRPr="00000000" w14:paraId="00000074">
                <w:pPr>
                  <w:tabs>
                    <w:tab w:val="left" w:pos="-720"/>
                  </w:tabs>
                  <w:rPr>
                    <w:rPrChange w:author="Jenny Molloy" w:id="10" w:date="2020-03-03T21:59:01Z">
                      <w:rPr>
                        <w:rFonts w:ascii="Source Sans Pro" w:cs="Source Sans Pro" w:eastAsia="Source Sans Pro" w:hAnsi="Source Sans Pro"/>
                        <w:sz w:val="20"/>
                        <w:szCs w:val="20"/>
                      </w:rPr>
                    </w:rPrChange>
                  </w:rPr>
                  <w:pPrChange w:author="Jenny Molloy" w:id="0" w:date="2020-03-03T21:59:01Z">
                    <w:pPr>
                      <w:tabs>
                        <w:tab w:val="left" w:pos="-720"/>
                      </w:tabs>
                    </w:pPr>
                  </w:pPrChange>
                </w:pPr>
                <w:sdt>
                  <w:sdtPr>
                    <w:tag w:val="goog_rdk_23"/>
                  </w:sdtPr>
                  <w:sdtContent>
                    <w:ins w:author="Jenny Molloy" w:id="9" w:date="2020-03-03T21:59:01Z">
                      <w:r w:rsidDel="00000000" w:rsidR="00000000" w:rsidRPr="00000000">
                        <w:rPr>
                          <w:rFonts w:ascii="Source Sans Pro" w:cs="Source Sans Pro" w:eastAsia="Source Sans Pro" w:hAnsi="Source Sans Pro"/>
                          <w:sz w:val="20"/>
                          <w:szCs w:val="20"/>
                          <w:rtl w:val="0"/>
                        </w:rPr>
                        <w:t xml:space="preserve">The resulting GMO will express only a reporter protein that is not known to have any harmful effects on human health and its risk profile will not change.</w:t>
                      </w:r>
                    </w:ins>
                  </w:sdtContent>
                </w:sdt>
                <w:sdt>
                  <w:sdtPr>
                    <w:tag w:val="goog_rdk_24"/>
                  </w:sdtPr>
                  <w:sdtContent>
                    <w:r w:rsidDel="00000000" w:rsidR="00000000" w:rsidRPr="00000000">
                      <w:rPr>
                        <w:rtl w:val="0"/>
                      </w:rPr>
                    </w:r>
                  </w:sdtContent>
                </w:sdt>
              </w:p>
            </w:sdtContent>
          </w:sdt>
          <w:p w:rsidR="00000000" w:rsidDel="00000000" w:rsidP="00000000" w:rsidRDefault="00000000" w:rsidRPr="00000000" w14:paraId="00000075">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76">
            <w:pPr>
              <w:tabs>
                <w:tab w:val="left" w:pos="-720"/>
              </w:tabs>
              <w:jc w:val="right"/>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r w:rsidDel="00000000" w:rsidR="00000000" w:rsidRPr="00000000">
              <w:rPr>
                <w:rtl w:val="0"/>
              </w:rPr>
            </w:r>
          </w:p>
          <w:p w:rsidR="00000000" w:rsidDel="00000000" w:rsidP="00000000" w:rsidRDefault="00000000" w:rsidRPr="00000000" w14:paraId="00000077">
            <w:pPr>
              <w:tabs>
                <w:tab w:val="left" w:pos="-720"/>
              </w:tabs>
              <w:jc w:val="right"/>
              <w:rPr>
                <w:rFonts w:ascii="Source Sans Pro" w:cs="Source Sans Pro" w:eastAsia="Source Sans Pro" w:hAnsi="Source Sans Pro"/>
                <w:b w:val="1"/>
                <w:sz w:val="20"/>
                <w:szCs w:val="20"/>
              </w:rPr>
            </w:pPr>
            <w:r w:rsidDel="00000000" w:rsidR="00000000" w:rsidRPr="00000000">
              <w:rPr>
                <w:rtl w:val="0"/>
              </w:rPr>
            </w:r>
          </w:p>
          <w:p w:rsidR="00000000" w:rsidDel="00000000" w:rsidP="00000000" w:rsidRDefault="00000000" w:rsidRPr="00000000" w14:paraId="00000078">
            <w:pPr>
              <w:tabs>
                <w:tab w:val="left" w:pos="-720"/>
              </w:tabs>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____________________________________________________________________________</w:t>
            </w:r>
          </w:p>
          <w:p w:rsidR="00000000" w:rsidDel="00000000" w:rsidP="00000000" w:rsidRDefault="00000000" w:rsidRPr="00000000" w14:paraId="00000079">
            <w:pPr>
              <w:tabs>
                <w:tab w:val="left" w:pos="-720"/>
              </w:tabs>
              <w:rPr>
                <w:rFonts w:ascii="Source Sans Pro" w:cs="Source Sans Pro" w:eastAsia="Source Sans Pro" w:hAnsi="Source Sans Pro"/>
                <w:b w:val="1"/>
                <w:sz w:val="20"/>
                <w:szCs w:val="20"/>
              </w:rPr>
            </w:pPr>
            <w:r w:rsidDel="00000000" w:rsidR="00000000" w:rsidRPr="00000000">
              <w:rPr>
                <w:rFonts w:ascii="Source Sans Pro" w:cs="Source Sans Pro" w:eastAsia="Source Sans Pro" w:hAnsi="Source Sans Pro"/>
                <w:b w:val="1"/>
                <w:sz w:val="20"/>
                <w:szCs w:val="20"/>
                <w:rtl w:val="0"/>
              </w:rPr>
              <w:t xml:space="preserve">* If genetic modification work will include the use of viruses or viral vectors, ensure that you have considered the following areas in your risk assessment.</w:t>
            </w:r>
          </w:p>
          <w:p w:rsidR="00000000" w:rsidDel="00000000" w:rsidP="00000000" w:rsidRDefault="00000000" w:rsidRPr="00000000" w14:paraId="0000007A">
            <w:pPr>
              <w:tabs>
                <w:tab w:val="left" w:pos="-720"/>
              </w:tabs>
              <w:rPr>
                <w:b w:val="1"/>
              </w:rPr>
            </w:pPr>
            <w:r w:rsidDel="00000000" w:rsidR="00000000" w:rsidRPr="00000000">
              <w:rPr>
                <w:rtl w:val="0"/>
              </w:rPr>
            </w:r>
          </w:p>
          <w:p w:rsidR="00000000" w:rsidDel="00000000" w:rsidP="00000000" w:rsidRDefault="00000000" w:rsidRPr="00000000" w14:paraId="0000007B">
            <w:pPr>
              <w:tabs>
                <w:tab w:val="left" w:pos="-720"/>
              </w:tabs>
              <w:rPr>
                <w:b w:val="1"/>
              </w:rPr>
            </w:pPr>
            <w:r w:rsidDel="00000000" w:rsidR="00000000" w:rsidRPr="00000000">
              <w:rPr>
                <w:b w:val="1"/>
                <w:rtl w:val="0"/>
              </w:rPr>
              <w:t xml:space="preserve">IF NOT APPLICABLE, STATE HERE AND DELETE THE FOLLOWING TEXT</w:t>
            </w:r>
          </w:p>
          <w:p w:rsidR="00000000" w:rsidDel="00000000" w:rsidP="00000000" w:rsidRDefault="00000000" w:rsidRPr="00000000" w14:paraId="0000007C">
            <w:pPr>
              <w:tabs>
                <w:tab w:val="left" w:pos="-720"/>
              </w:tabs>
              <w:rPr>
                <w:b w:val="1"/>
              </w:rPr>
            </w:pPr>
            <w:r w:rsidDel="00000000" w:rsidR="00000000" w:rsidRPr="00000000">
              <w:rPr>
                <w:rtl w:val="0"/>
              </w:rPr>
            </w:r>
          </w:p>
          <w:p w:rsidR="00000000" w:rsidDel="00000000" w:rsidP="00000000" w:rsidRDefault="00000000" w:rsidRPr="00000000" w14:paraId="0000007D">
            <w:pPr>
              <w:tabs>
                <w:tab w:val="left" w:pos="-720"/>
              </w:tabs>
              <w:rPr/>
            </w:pPr>
            <w:r w:rsidDel="00000000" w:rsidR="00000000" w:rsidRPr="00000000">
              <w:rPr>
                <w:rtl w:val="0"/>
              </w:rPr>
              <w:t xml:space="preserve">VIRAL WORK IS NOT APPLICABLE</w:t>
            </w:r>
          </w:p>
          <w:p w:rsidR="00000000" w:rsidDel="00000000" w:rsidP="00000000" w:rsidRDefault="00000000" w:rsidRPr="00000000" w14:paraId="0000007E">
            <w:pPr>
              <w:tabs>
                <w:tab w:val="left" w:pos="-720"/>
              </w:tabs>
              <w:rPr>
                <w:rFonts w:ascii="Source Sans Pro" w:cs="Source Sans Pro" w:eastAsia="Source Sans Pro" w:hAnsi="Source Sans Pro"/>
                <w:b w:val="1"/>
                <w:sz w:val="16"/>
                <w:szCs w:val="16"/>
                <w:u w:val="single"/>
              </w:rPr>
            </w:pPr>
            <w:r w:rsidDel="00000000" w:rsidR="00000000" w:rsidRPr="00000000">
              <w:rPr>
                <w:rFonts w:ascii="Source Sans Pro" w:cs="Source Sans Pro" w:eastAsia="Source Sans Pro" w:hAnsi="Source Sans Pro"/>
                <w:sz w:val="20"/>
                <w:szCs w:val="20"/>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7F">
            <w:pPr>
              <w:tabs>
                <w:tab w:val="left" w:pos="-720"/>
              </w:tabs>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sz w:val="20"/>
                <w:szCs w:val="20"/>
                <w:u w:val="single"/>
                <w:rtl w:val="0"/>
              </w:rPr>
              <w:t xml:space="preserve">CONTROL MEASURES</w:t>
            </w:r>
            <w:r w:rsidDel="00000000" w:rsidR="00000000" w:rsidRPr="00000000">
              <w:rPr>
                <w:rFonts w:ascii="Source Sans Pro" w:cs="Source Sans Pro" w:eastAsia="Source Sans Pro" w:hAnsi="Source Sans Pro"/>
                <w:sz w:val="20"/>
                <w:szCs w:val="20"/>
                <w:rtl w:val="0"/>
              </w:rPr>
              <w:t xml:space="preserve"> – Assign provisional containment level- indicate the relevant CL</w:t>
            </w:r>
          </w:p>
          <w:p w:rsidR="00000000" w:rsidDel="00000000" w:rsidP="00000000" w:rsidRDefault="00000000" w:rsidRPr="00000000" w14:paraId="00000080">
            <w:pPr>
              <w:tabs>
                <w:tab w:val="left" w:pos="-720"/>
              </w:tabs>
              <w:rPr>
                <w:rFonts w:ascii="Source Sans Pro" w:cs="Source Sans Pro" w:eastAsia="Source Sans Pro" w:hAnsi="Source Sans Pro"/>
                <w:b w:val="1"/>
                <w:sz w:val="16"/>
                <w:szCs w:val="16"/>
              </w:rPr>
            </w:pPr>
            <w:r w:rsidDel="00000000" w:rsidR="00000000" w:rsidRPr="00000000">
              <w:rPr>
                <w:rtl w:val="0"/>
              </w:rPr>
            </w:r>
          </w:p>
          <w:p w:rsidR="00000000" w:rsidDel="00000000" w:rsidP="00000000" w:rsidRDefault="00000000" w:rsidRPr="00000000" w14:paraId="00000081">
            <w:pPr>
              <w:tabs>
                <w:tab w:val="left" w:pos="-720"/>
              </w:tabs>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Containment Level:</w:t>
            </w:r>
            <w:r w:rsidDel="00000000" w:rsidR="00000000" w:rsidRPr="00000000">
              <w:rPr>
                <w:rFonts w:ascii="Source Sans Pro" w:cs="Source Sans Pro" w:eastAsia="Source Sans Pro" w:hAnsi="Source Sans Pro"/>
                <w:sz w:val="22"/>
                <w:szCs w:val="22"/>
                <w:rtl w:val="0"/>
              </w:rPr>
              <w:t xml:space="preserve">                      </w:t>
            </w:r>
            <w:r w:rsidDel="00000000" w:rsidR="00000000" w:rsidRPr="00000000">
              <w:rPr>
                <w:rFonts w:ascii="Source Sans Pro" w:cs="Source Sans Pro" w:eastAsia="Source Sans Pro" w:hAnsi="Source Sans Pro"/>
                <w:b w:val="1"/>
                <w:sz w:val="22"/>
                <w:szCs w:val="22"/>
                <w:rtl w:val="0"/>
              </w:rPr>
              <w:t xml:space="preserve">1 </w:t>
            </w:r>
            <w:r w:rsidDel="00000000" w:rsidR="00000000" w:rsidRPr="00000000">
              <w:rPr>
                <w:rtl w:val="0"/>
              </w:rPr>
            </w:r>
          </w:p>
          <w:p w:rsidR="00000000" w:rsidDel="00000000" w:rsidP="00000000" w:rsidRDefault="00000000" w:rsidRPr="00000000" w14:paraId="00000082">
            <w:pPr>
              <w:tabs>
                <w:tab w:val="left" w:pos="-720"/>
              </w:tabs>
              <w:spacing w:after="54" w:lineRule="auto"/>
              <w:rPr>
                <w:rFonts w:ascii="Source Sans Pro" w:cs="Source Sans Pro" w:eastAsia="Source Sans Pro" w:hAnsi="Source Sans Pro"/>
                <w:sz w:val="18"/>
                <w:szCs w:val="18"/>
              </w:rPr>
            </w:pPr>
            <w:r w:rsidDel="00000000" w:rsidR="00000000" w:rsidRPr="00000000">
              <w:rPr>
                <w:rtl w:val="0"/>
              </w:rPr>
            </w:r>
          </w:p>
          <w:p w:rsidR="00000000" w:rsidDel="00000000" w:rsidP="00000000" w:rsidRDefault="00000000" w:rsidRPr="00000000" w14:paraId="00000083">
            <w:pPr>
              <w:tabs>
                <w:tab w:val="left" w:pos="-720"/>
              </w:tabs>
              <w:spacing w:after="54" w:lineRule="auto"/>
              <w:rPr>
                <w:rFonts w:ascii="Source Sans Pro" w:cs="Source Sans Pro" w:eastAsia="Source Sans Pro" w:hAnsi="Source Sans Pro"/>
                <w:sz w:val="18"/>
                <w:szCs w:val="18"/>
              </w:rPr>
            </w:pPr>
            <w:r w:rsidDel="00000000" w:rsidR="00000000" w:rsidRPr="00000000">
              <w:rPr>
                <w:rFonts w:ascii="Source Sans Pro" w:cs="Source Sans Pro" w:eastAsia="Source Sans Pro" w:hAnsi="Source Sans Pro"/>
                <w:sz w:val="18"/>
                <w:szCs w:val="18"/>
                <w:rtl w:val="0"/>
              </w:rPr>
              <w:t xml:space="preserve">Applying the principles of</w:t>
            </w:r>
            <w:hyperlink r:id="rId12">
              <w:r w:rsidDel="00000000" w:rsidR="00000000" w:rsidRPr="00000000">
                <w:rPr>
                  <w:rFonts w:ascii="Source Sans Pro" w:cs="Source Sans Pro" w:eastAsia="Source Sans Pro" w:hAnsi="Source Sans Pro"/>
                  <w:color w:val="0000ff"/>
                  <w:sz w:val="18"/>
                  <w:szCs w:val="18"/>
                  <w:u w:val="single"/>
                  <w:rtl w:val="0"/>
                </w:rPr>
                <w:t xml:space="preserve"> </w:t>
              </w:r>
            </w:hyperlink>
            <w:bookmarkStart w:colFirst="0" w:colLast="0" w:name="bookmark=id.35nkun2" w:id="14"/>
            <w:bookmarkEnd w:id="14"/>
            <w:hyperlink r:id="rId13">
              <w:r w:rsidDel="00000000" w:rsidR="00000000" w:rsidRPr="00000000">
                <w:rPr>
                  <w:rFonts w:ascii="Source Sans Pro" w:cs="Source Sans Pro" w:eastAsia="Source Sans Pro" w:hAnsi="Source Sans Pro"/>
                  <w:color w:val="0000ff"/>
                  <w:sz w:val="18"/>
                  <w:szCs w:val="18"/>
                  <w:u w:val="single"/>
                  <w:rtl w:val="0"/>
                </w:rPr>
                <w:t xml:space="preserve">Good</w:t>
              </w:r>
            </w:hyperlink>
            <w:r w:rsidDel="00000000" w:rsidR="00000000" w:rsidRPr="00000000">
              <w:rPr>
                <w:rFonts w:ascii="Source Sans Pro" w:cs="Source Sans Pro" w:eastAsia="Source Sans Pro" w:hAnsi="Source Sans Pro"/>
                <w:sz w:val="18"/>
                <w:szCs w:val="18"/>
                <w:rtl w:val="0"/>
              </w:rPr>
              <w:t xml:space="preserve"> Microbiological Practice and Good Occupational Safety and Hygiene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tabs>
                <w:tab w:val="left" w:pos="-720"/>
              </w:tabs>
              <w:rPr>
                <w:rFonts w:ascii="Source Sans Pro" w:cs="Source Sans Pro" w:eastAsia="Source Sans Pro" w:hAnsi="Source Sans Pro"/>
                <w:b w:val="1"/>
                <w:sz w:val="20"/>
                <w:szCs w:val="20"/>
                <w:u w:val="single"/>
              </w:rPr>
            </w:pPr>
            <w:r w:rsidDel="00000000" w:rsidR="00000000" w:rsidRPr="00000000">
              <w:rPr>
                <w:rFonts w:ascii="Source Sans Pro" w:cs="Source Sans Pro" w:eastAsia="Source Sans Pro" w:hAnsi="Source Sans Pro"/>
                <w:b w:val="1"/>
                <w:sz w:val="20"/>
                <w:szCs w:val="20"/>
                <w:u w:val="single"/>
                <w:rtl w:val="0"/>
              </w:rPr>
              <w:t xml:space="preserve">Guidance and Prompts</w:t>
            </w:r>
          </w:p>
          <w:p w:rsidR="00000000" w:rsidDel="00000000" w:rsidP="00000000" w:rsidRDefault="00000000" w:rsidRPr="00000000" w14:paraId="00000085">
            <w:pPr>
              <w:tabs>
                <w:tab w:val="left" w:pos="-720"/>
              </w:tabs>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86">
            <w:pPr>
              <w:tabs>
                <w:tab w:val="left" w:pos="-720"/>
              </w:tabs>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87">
            <w:pPr>
              <w:tabs>
                <w:tab w:val="left" w:pos="-720"/>
              </w:tabs>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State </w:t>
            </w:r>
            <w:bookmarkStart w:colFirst="0" w:colLast="0" w:name="bookmark=id.1ksv4uv" w:id="15"/>
            <w:bookmarkEnd w:id="15"/>
            <w:hyperlink r:id="rId14">
              <w:r w:rsidDel="00000000" w:rsidR="00000000" w:rsidRPr="00000000">
                <w:rPr>
                  <w:rFonts w:ascii="Source Sans Pro" w:cs="Source Sans Pro" w:eastAsia="Source Sans Pro" w:hAnsi="Source Sans Pro"/>
                  <w:color w:val="0000ff"/>
                  <w:sz w:val="22"/>
                  <w:szCs w:val="22"/>
                  <w:u w:val="single"/>
                  <w:rtl w:val="0"/>
                </w:rPr>
                <w:t xml:space="preserve">ACDP</w:t>
              </w:r>
            </w:hyperlink>
            <w:r w:rsidDel="00000000" w:rsidR="00000000" w:rsidRPr="00000000">
              <w:rPr>
                <w:rFonts w:ascii="Source Sans Pro" w:cs="Source Sans Pro" w:eastAsia="Source Sans Pro" w:hAnsi="Source Sans Pro"/>
                <w:sz w:val="22"/>
                <w:szCs w:val="22"/>
                <w:rtl w:val="0"/>
              </w:rPr>
              <w:t xml:space="preserve"> hazard group if appropriate &amp; GM class if already modified.</w:t>
            </w:r>
          </w:p>
          <w:p w:rsidR="00000000" w:rsidDel="00000000" w:rsidP="00000000" w:rsidRDefault="00000000" w:rsidRPr="00000000" w14:paraId="00000088">
            <w:pPr>
              <w:tabs>
                <w:tab w:val="left" w:pos="-720"/>
              </w:tabs>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89">
            <w:pPr>
              <w:tabs>
                <w:tab w:val="left" w:pos="-720"/>
              </w:tabs>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b w:val="1"/>
                <w:sz w:val="22"/>
                <w:szCs w:val="22"/>
                <w:rtl w:val="0"/>
              </w:rPr>
              <w:t xml:space="preserve">* </w:t>
            </w:r>
            <w:r w:rsidDel="00000000" w:rsidR="00000000" w:rsidRPr="00000000">
              <w:rPr>
                <w:rFonts w:ascii="Source Sans Pro" w:cs="Source Sans Pro" w:eastAsia="Source Sans Pro" w:hAnsi="Source Sans Pro"/>
                <w:sz w:val="22"/>
                <w:szCs w:val="22"/>
                <w:rtl w:val="0"/>
              </w:rPr>
              <w:t xml:space="preserve">If using a plasmid vector - consider whether mobilisable, non-mobilisable or mobilisation defective and resultant risk level.</w:t>
            </w:r>
          </w:p>
          <w:p w:rsidR="00000000" w:rsidDel="00000000" w:rsidP="00000000" w:rsidRDefault="00000000" w:rsidRPr="00000000" w14:paraId="0000008A">
            <w:pPr>
              <w:tabs>
                <w:tab w:val="left" w:pos="-720"/>
              </w:tabs>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8B">
            <w:pPr>
              <w:tabs>
                <w:tab w:val="left" w:pos="-720"/>
              </w:tabs>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If using pre-existing genetically modified micro-organisms, eg pseudotyped lentiviruses, consider how their properties differ from the wild type parent.</w:t>
            </w:r>
          </w:p>
          <w:p w:rsidR="00000000" w:rsidDel="00000000" w:rsidP="00000000" w:rsidRDefault="00000000" w:rsidRPr="00000000" w14:paraId="0000008C">
            <w:pPr>
              <w:tabs>
                <w:tab w:val="left" w:pos="-720"/>
              </w:tabs>
              <w:rPr>
                <w:rFonts w:ascii="Source Sans Pro" w:cs="Source Sans Pro" w:eastAsia="Source Sans Pro" w:hAnsi="Source Sans Pro"/>
                <w:sz w:val="22"/>
                <w:szCs w:val="22"/>
              </w:rPr>
            </w:pPr>
            <w:r w:rsidDel="00000000" w:rsidR="00000000" w:rsidRPr="00000000">
              <w:rPr>
                <w:rtl w:val="0"/>
              </w:rPr>
            </w:r>
          </w:p>
          <w:p w:rsidR="00000000" w:rsidDel="00000000" w:rsidP="00000000" w:rsidRDefault="00000000" w:rsidRPr="00000000" w14:paraId="0000008D">
            <w:pPr>
              <w:tabs>
                <w:tab w:val="left" w:pos="-720"/>
              </w:tabs>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Consider control measures? Eg vaccines/prophylaxis/ treatment?</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Source Sans Pro" w:cs="Source Sans Pro" w:eastAsia="Source Sans Pro" w:hAnsi="Source Sans Pro"/>
                <w:i w:val="0"/>
                <w:smallCaps w:val="0"/>
                <w:strike w:val="0"/>
                <w:color w:val="000000"/>
                <w:sz w:val="22"/>
                <w:szCs w:val="22"/>
                <w:u w:val="none"/>
                <w:shd w:fill="auto" w:val="clear"/>
                <w:vertAlign w:val="baseline"/>
              </w:rPr>
            </w:pPr>
            <w:r w:rsidDel="00000000" w:rsidR="00000000" w:rsidRPr="00000000">
              <w:rPr>
                <w:sz w:val="22"/>
                <w:szCs w:val="22"/>
                <w:rtl w:val="0"/>
              </w:rPr>
              <w:br w:type="textWrapping"/>
            </w:r>
            <w:bookmarkStart w:colFirst="0" w:colLast="0" w:name="bookmark=id.44sinio" w:id="16"/>
            <w:bookmarkEnd w:id="16"/>
            <w:hyperlink w:anchor="bookmark=id.44sinio">
              <w:r w:rsidDel="00000000" w:rsidR="00000000" w:rsidRPr="00000000">
                <w:rPr>
                  <w:rFonts w:ascii="Source Sans Pro" w:cs="Source Sans Pro" w:eastAsia="Source Sans Pro" w:hAnsi="Source Sans Pro"/>
                  <w:i w:val="0"/>
                  <w:smallCaps w:val="0"/>
                  <w:strike w:val="0"/>
                  <w:color w:val="0000ff"/>
                  <w:sz w:val="22"/>
                  <w:szCs w:val="22"/>
                  <w:u w:val="single"/>
                  <w:shd w:fill="auto" w:val="clear"/>
                  <w:vertAlign w:val="baseline"/>
                  <w:rtl w:val="0"/>
                </w:rPr>
                <w:t xml:space="preserve">Assign</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 a provisional CL.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54" w:before="0" w:line="240" w:lineRule="auto"/>
              <w:ind w:left="29" w:right="0" w:firstLine="0"/>
              <w:jc w:val="left"/>
              <w:rPr>
                <w:rFonts w:ascii="Source Sans Pro" w:cs="Source Sans Pro" w:eastAsia="Source Sans Pro" w:hAnsi="Source Sans Pro"/>
                <w:b w:val="1"/>
                <w:i w:val="0"/>
                <w:smallCaps w:val="0"/>
                <w:strike w:val="0"/>
                <w:color w:val="000000"/>
                <w:sz w:val="22"/>
                <w:szCs w:val="22"/>
                <w:u w:val="none"/>
                <w:shd w:fill="auto" w:val="clear"/>
                <w:vertAlign w:val="baseline"/>
              </w:rPr>
            </w:pPr>
            <w:r w:rsidDel="00000000" w:rsidR="00000000" w:rsidRPr="00000000">
              <w:rPr>
                <w:rFonts w:ascii="Source Sans Pro" w:cs="Source Sans Pro" w:eastAsia="Source Sans Pro" w:hAnsi="Source Sans Pro"/>
                <w:b w:val="1"/>
                <w:sz w:val="22"/>
                <w:szCs w:val="22"/>
                <w:rtl w:val="0"/>
              </w:rPr>
              <w:t xml:space="preserve">Only CL1 projects are possible at Biomakespace</w:t>
            </w:r>
            <w:r w:rsidDel="00000000" w:rsidR="00000000" w:rsidRPr="00000000">
              <w:rPr>
                <w:rtl w:val="0"/>
              </w:rPr>
            </w:r>
          </w:p>
        </w:tc>
      </w:tr>
      <w:tr>
        <w:trPr>
          <w:trHeight w:val="12780" w:hRule="atLeast"/>
        </w:trPr>
        <w:tc>
          <w:tcPr>
            <w:tcBorders>
              <w:top w:color="000000" w:space="0" w:sz="4" w:val="single"/>
              <w:left w:color="000000" w:space="0" w:sz="4" w:val="single"/>
              <w:bottom w:color="000000" w:space="0" w:sz="4" w:val="single"/>
            </w:tcBorders>
          </w:tcPr>
          <w:p w:rsidR="00000000" w:rsidDel="00000000" w:rsidP="00000000" w:rsidRDefault="00000000" w:rsidRPr="00000000" w14:paraId="00000090">
            <w:pPr>
              <w:pStyle w:val="Heading2"/>
              <w:tabs>
                <w:tab w:val="left" w:pos="-720"/>
              </w:tabs>
              <w:rPr>
                <w:rFonts w:ascii="Source Sans Pro" w:cs="Source Sans Pro" w:eastAsia="Source Sans Pro" w:hAnsi="Source Sans Pro"/>
                <w:i w:val="0"/>
                <w:sz w:val="24"/>
                <w:szCs w:val="24"/>
                <w:u w:val="single"/>
              </w:rPr>
            </w:pPr>
            <w:r w:rsidDel="00000000" w:rsidR="00000000" w:rsidRPr="00000000">
              <w:rPr>
                <w:rFonts w:ascii="Source Sans Pro" w:cs="Source Sans Pro" w:eastAsia="Source Sans Pro" w:hAnsi="Source Sans Pro"/>
                <w:i w:val="0"/>
                <w:sz w:val="24"/>
                <w:szCs w:val="24"/>
                <w:u w:val="single"/>
                <w:rtl w:val="0"/>
              </w:rPr>
              <w:t xml:space="preserve">RISK ASSESSMENT FOR ENVIRONMENTAL HARM</w:t>
            </w:r>
          </w:p>
          <w:p w:rsidR="00000000" w:rsidDel="00000000" w:rsidP="00000000" w:rsidRDefault="00000000" w:rsidRPr="00000000" w14:paraId="00000091">
            <w:pPr>
              <w:tabs>
                <w:tab w:val="left" w:pos="-720"/>
              </w:tabs>
              <w:spacing w:before="90" w:lineRule="auto"/>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sz w:val="20"/>
                <w:szCs w:val="20"/>
                <w:rtl w:val="0"/>
              </w:rPr>
              <w:t xml:space="preserve">Environmental hazard identification - </w:t>
            </w:r>
            <w:r w:rsidDel="00000000" w:rsidR="00000000" w:rsidRPr="00000000">
              <w:rPr>
                <w:rFonts w:ascii="Source Sans Pro" w:cs="Source Sans Pro" w:eastAsia="Source Sans Pro" w:hAnsi="Source Sans Pro"/>
                <w:sz w:val="20"/>
                <w:szCs w:val="20"/>
                <w:rtl w:val="0"/>
              </w:rPr>
              <w:t xml:space="preserve">Identify any potentially harmful properties of:</w:t>
            </w:r>
          </w:p>
          <w:p w:rsidR="00000000" w:rsidDel="00000000" w:rsidP="00000000" w:rsidRDefault="00000000" w:rsidRPr="00000000" w14:paraId="00000092">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93">
            <w:pPr>
              <w:tabs>
                <w:tab w:val="left" w:pos="-720"/>
              </w:tabs>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i)  the recipient micro-organism(s) </w:t>
            </w:r>
          </w:p>
          <w:sdt>
            <w:sdtPr>
              <w:tag w:val="goog_rdk_28"/>
            </w:sdtPr>
            <w:sdtContent>
              <w:p w:rsidR="00000000" w:rsidDel="00000000" w:rsidP="00000000" w:rsidRDefault="00000000" w:rsidRPr="00000000" w14:paraId="00000094">
                <w:pPr>
                  <w:tabs>
                    <w:tab w:val="left" w:pos="-720"/>
                  </w:tabs>
                  <w:rPr>
                    <w:rFonts w:ascii="Source Sans Pro" w:cs="Source Sans Pro" w:eastAsia="Source Sans Pro" w:hAnsi="Source Sans Pro"/>
                    <w:sz w:val="20"/>
                    <w:szCs w:val="20"/>
                  </w:rPr>
                  <w:pPrChange w:author="Jenny Molloy" w:id="0" w:date="2020-03-03T22:27:32Z">
                    <w:pPr>
                      <w:tabs>
                        <w:tab w:val="left" w:pos="-720"/>
                      </w:tabs>
                    </w:pPr>
                  </w:pPrChange>
                </w:pPr>
                <w:sdt>
                  <w:sdtPr>
                    <w:tag w:val="goog_rdk_27"/>
                  </w:sdtPr>
                  <w:sdtContent>
                    <w:ins w:author="Jenny Molloy" w:id="11" w:date="2020-03-03T22:27:32Z">
                      <w:r w:rsidDel="00000000" w:rsidR="00000000" w:rsidRPr="00000000">
                        <w:rPr>
                          <w:rFonts w:ascii="Source Sans Pro" w:cs="Source Sans Pro" w:eastAsia="Source Sans Pro" w:hAnsi="Source Sans Pro"/>
                          <w:sz w:val="20"/>
                          <w:szCs w:val="20"/>
                          <w:rtl w:val="0"/>
                        </w:rPr>
                        <w:t xml:space="preserve">The yeast strains are Containment Level 1 organisms. Using standard microbiological practices they present minimal potential hazard to the environment.</w:t>
                      </w:r>
                    </w:ins>
                  </w:sdtContent>
                </w:sdt>
                <w:r w:rsidDel="00000000" w:rsidR="00000000" w:rsidRPr="00000000">
                  <w:rPr>
                    <w:rtl w:val="0"/>
                  </w:rPr>
                </w:r>
              </w:p>
            </w:sdtContent>
          </w:sdt>
          <w:p w:rsidR="00000000" w:rsidDel="00000000" w:rsidP="00000000" w:rsidRDefault="00000000" w:rsidRPr="00000000" w14:paraId="00000095">
            <w:pPr>
              <w:tabs>
                <w:tab w:val="left" w:pos="-720"/>
              </w:tabs>
              <w:jc w:val="right"/>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96">
            <w:pPr>
              <w:tabs>
                <w:tab w:val="left" w:pos="-720"/>
              </w:tabs>
              <w:jc w:val="right"/>
              <w:rPr>
                <w:rFonts w:ascii="Source Sans Pro" w:cs="Source Sans Pro" w:eastAsia="Source Sans Pro" w:hAnsi="Source Sans Pro"/>
                <w:i w:val="1"/>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p>
          <w:p w:rsidR="00000000" w:rsidDel="00000000" w:rsidP="00000000" w:rsidRDefault="00000000" w:rsidRPr="00000000" w14:paraId="00000097">
            <w:pPr>
              <w:tabs>
                <w:tab w:val="left" w:pos="-720"/>
              </w:tabs>
              <w:rPr>
                <w:rFonts w:ascii="Source Sans Pro" w:cs="Source Sans Pro" w:eastAsia="Source Sans Pro" w:hAnsi="Source Sans Pro"/>
                <w:sz w:val="20"/>
                <w:szCs w:val="20"/>
              </w:rPr>
            </w:pPr>
            <w:r w:rsidDel="00000000" w:rsidR="00000000" w:rsidRPr="00000000">
              <w:rPr>
                <w:rtl w:val="0"/>
              </w:rPr>
            </w:r>
          </w:p>
          <w:sdt>
            <w:sdtPr>
              <w:tag w:val="goog_rdk_30"/>
            </w:sdtPr>
            <w:sdtContent>
              <w:p w:rsidR="00000000" w:rsidDel="00000000" w:rsidP="00000000" w:rsidRDefault="00000000" w:rsidRPr="00000000" w14:paraId="00000098">
                <w:pPr>
                  <w:tabs>
                    <w:tab w:val="left" w:pos="-720"/>
                  </w:tabs>
                  <w:rPr>
                    <w:ins w:author="Jenny Molloy" w:id="13" w:date="2020-03-03T22:28:00Z"/>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ii)  the altered genetic material </w:t>
                </w:r>
                <w:sdt>
                  <w:sdtPr>
                    <w:tag w:val="goog_rdk_29"/>
                  </w:sdtPr>
                  <w:sdtContent>
                    <w:ins w:author="Jenny Molloy" w:id="13" w:date="2020-03-03T22:28:00Z">
                      <w:r w:rsidDel="00000000" w:rsidR="00000000" w:rsidRPr="00000000">
                        <w:rPr>
                          <w:rtl w:val="0"/>
                        </w:rPr>
                      </w:r>
                    </w:ins>
                  </w:sdtContent>
                </w:sdt>
              </w:p>
            </w:sdtContent>
          </w:sdt>
          <w:sdt>
            <w:sdtPr>
              <w:tag w:val="goog_rdk_33"/>
            </w:sdtPr>
            <w:sdtContent>
              <w:p w:rsidR="00000000" w:rsidDel="00000000" w:rsidP="00000000" w:rsidRDefault="00000000" w:rsidRPr="00000000" w14:paraId="00000099">
                <w:pPr>
                  <w:tabs>
                    <w:tab w:val="left" w:pos="-720"/>
                  </w:tabs>
                  <w:rPr>
                    <w:del w:author="Jenny Molloy" w:id="13" w:date="2020-03-03T22:28:00Z"/>
                    <w:rFonts w:ascii="Source Sans Pro" w:cs="Source Sans Pro" w:eastAsia="Source Sans Pro" w:hAnsi="Source Sans Pro"/>
                    <w:sz w:val="20"/>
                    <w:szCs w:val="20"/>
                  </w:rPr>
                  <w:pPrChange w:author="Jenny Molloy" w:id="0" w:date="2020-03-03T22:28:00Z">
                    <w:pPr>
                      <w:tabs>
                        <w:tab w:val="left" w:pos="-720"/>
                      </w:tabs>
                    </w:pPr>
                  </w:pPrChange>
                </w:pPr>
                <w:sdt>
                  <w:sdtPr>
                    <w:tag w:val="goog_rdk_31"/>
                  </w:sdtPr>
                  <w:sdtContent>
                    <w:ins w:author="Jenny Molloy" w:id="13" w:date="2020-03-03T22:28:00Z">
                      <w:r w:rsidDel="00000000" w:rsidR="00000000" w:rsidRPr="00000000">
                        <w:rPr>
                          <w:rFonts w:ascii="Source Sans Pro" w:cs="Source Sans Pro" w:eastAsia="Source Sans Pro" w:hAnsi="Source Sans Pro"/>
                          <w:sz w:val="20"/>
                          <w:szCs w:val="20"/>
                          <w:rtl w:val="0"/>
                        </w:rPr>
                        <w:t xml:space="preserve">No genetic material used contains or will express or produce material hazardous to the environment.</w:t>
                      </w:r>
                    </w:ins>
                  </w:sdtContent>
                </w:sdt>
                <w:sdt>
                  <w:sdtPr>
                    <w:tag w:val="goog_rdk_32"/>
                  </w:sdtPr>
                  <w:sdtContent>
                    <w:del w:author="Jenny Molloy" w:id="13" w:date="2020-03-03T22:28:00Z">
                      <w:r w:rsidDel="00000000" w:rsidR="00000000" w:rsidRPr="00000000">
                        <w:rPr>
                          <w:rtl w:val="0"/>
                        </w:rPr>
                      </w:r>
                    </w:del>
                  </w:sdtContent>
                </w:sdt>
              </w:p>
            </w:sdtContent>
          </w:sdt>
          <w:sdt>
            <w:sdtPr>
              <w:tag w:val="goog_rdk_35"/>
            </w:sdtPr>
            <w:sdtContent>
              <w:p w:rsidR="00000000" w:rsidDel="00000000" w:rsidP="00000000" w:rsidRDefault="00000000" w:rsidRPr="00000000" w14:paraId="0000009A">
                <w:pPr>
                  <w:tabs>
                    <w:tab w:val="left" w:pos="-720"/>
                  </w:tabs>
                  <w:rPr>
                    <w:del w:author="Jenny Molloy" w:id="13" w:date="2020-03-03T22:28:00Z"/>
                    <w:rFonts w:ascii="Source Sans Pro" w:cs="Source Sans Pro" w:eastAsia="Source Sans Pro" w:hAnsi="Source Sans Pro"/>
                    <w:sz w:val="20"/>
                    <w:szCs w:val="20"/>
                  </w:rPr>
                  <w:pPrChange w:author="Jenny Molloy" w:id="0" w:date="2020-03-03T22:28:00Z">
                    <w:pPr>
                      <w:tabs>
                        <w:tab w:val="left" w:pos="-720"/>
                      </w:tabs>
                    </w:pPr>
                  </w:pPrChange>
                </w:pPr>
                <w:sdt>
                  <w:sdtPr>
                    <w:tag w:val="goog_rdk_34"/>
                  </w:sdtPr>
                  <w:sdtContent>
                    <w:del w:author="Jenny Molloy" w:id="13" w:date="2020-03-03T22:28:00Z">
                      <w:r w:rsidDel="00000000" w:rsidR="00000000" w:rsidRPr="00000000">
                        <w:rPr>
                          <w:rtl w:val="0"/>
                        </w:rPr>
                      </w:r>
                    </w:del>
                  </w:sdtContent>
                </w:sdt>
              </w:p>
            </w:sdtContent>
          </w:sdt>
          <w:sdt>
            <w:sdtPr>
              <w:tag w:val="goog_rdk_37"/>
            </w:sdtPr>
            <w:sdtContent>
              <w:p w:rsidR="00000000" w:rsidDel="00000000" w:rsidP="00000000" w:rsidRDefault="00000000" w:rsidRPr="00000000" w14:paraId="0000009B">
                <w:pPr>
                  <w:tabs>
                    <w:tab w:val="left" w:pos="-720"/>
                  </w:tabs>
                  <w:rPr>
                    <w:del w:author="Jenny Molloy" w:id="13" w:date="2020-03-03T22:28:00Z"/>
                    <w:rFonts w:ascii="Source Sans Pro" w:cs="Source Sans Pro" w:eastAsia="Source Sans Pro" w:hAnsi="Source Sans Pro"/>
                    <w:sz w:val="20"/>
                    <w:szCs w:val="20"/>
                  </w:rPr>
                </w:pPr>
                <w:sdt>
                  <w:sdtPr>
                    <w:tag w:val="goog_rdk_36"/>
                  </w:sdtPr>
                  <w:sdtContent>
                    <w:del w:author="Jenny Molloy" w:id="13" w:date="2020-03-03T22:28:00Z">
                      <w:r w:rsidDel="00000000" w:rsidR="00000000" w:rsidRPr="00000000">
                        <w:rPr>
                          <w:rtl w:val="0"/>
                        </w:rPr>
                      </w:r>
                    </w:del>
                  </w:sdtContent>
                </w:sdt>
              </w:p>
            </w:sdtContent>
          </w:sdt>
          <w:p w:rsidR="00000000" w:rsidDel="00000000" w:rsidP="00000000" w:rsidRDefault="00000000" w:rsidRPr="00000000" w14:paraId="0000009C">
            <w:pPr>
              <w:tabs>
                <w:tab w:val="left" w:pos="-720"/>
              </w:tabs>
              <w:jc w:val="right"/>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9D">
            <w:pPr>
              <w:tabs>
                <w:tab w:val="left" w:pos="-720"/>
              </w:tabs>
              <w:jc w:val="right"/>
              <w:rPr>
                <w:rFonts w:ascii="Source Sans Pro" w:cs="Source Sans Pro" w:eastAsia="Source Sans Pro" w:hAnsi="Source Sans Pro"/>
                <w:i w:val="1"/>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p>
          <w:p w:rsidR="00000000" w:rsidDel="00000000" w:rsidP="00000000" w:rsidRDefault="00000000" w:rsidRPr="00000000" w14:paraId="0000009E">
            <w:pPr>
              <w:tabs>
                <w:tab w:val="left" w:pos="-720"/>
              </w:tabs>
              <w:rPr>
                <w:rFonts w:ascii="Source Sans Pro" w:cs="Source Sans Pro" w:eastAsia="Source Sans Pro" w:hAnsi="Source Sans Pro"/>
                <w:sz w:val="20"/>
                <w:szCs w:val="20"/>
              </w:rPr>
            </w:pPr>
            <w:r w:rsidDel="00000000" w:rsidR="00000000" w:rsidRPr="00000000">
              <w:rPr>
                <w:rtl w:val="0"/>
              </w:rPr>
            </w:r>
          </w:p>
          <w:sdt>
            <w:sdtPr>
              <w:tag w:val="goog_rdk_39"/>
            </w:sdtPr>
            <w:sdtContent>
              <w:p w:rsidR="00000000" w:rsidDel="00000000" w:rsidP="00000000" w:rsidRDefault="00000000" w:rsidRPr="00000000" w14:paraId="0000009F">
                <w:pPr>
                  <w:tabs>
                    <w:tab w:val="left" w:pos="-720"/>
                  </w:tabs>
                  <w:rPr>
                    <w:ins w:author="Jenny Molloy" w:id="15" w:date="2020-03-03T22:28:11Z"/>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iii)  the donor micro-organism(s) </w:t>
                </w:r>
                <w:r w:rsidDel="00000000" w:rsidR="00000000" w:rsidRPr="00000000">
                  <w:rPr>
                    <w:rFonts w:ascii="Source Sans Pro" w:cs="Source Sans Pro" w:eastAsia="Source Sans Pro" w:hAnsi="Source Sans Pro"/>
                    <w:i w:val="1"/>
                    <w:sz w:val="20"/>
                    <w:szCs w:val="20"/>
                    <w:rtl w:val="0"/>
                  </w:rPr>
                  <w:t xml:space="preserve">(where used/appropriate</w:t>
                </w:r>
                <w:r w:rsidDel="00000000" w:rsidR="00000000" w:rsidRPr="00000000">
                  <w:rPr>
                    <w:rFonts w:ascii="Source Sans Pro" w:cs="Source Sans Pro" w:eastAsia="Source Sans Pro" w:hAnsi="Source Sans Pro"/>
                    <w:sz w:val="20"/>
                    <w:szCs w:val="20"/>
                    <w:rtl w:val="0"/>
                  </w:rPr>
                  <w:t xml:space="preserve">)</w:t>
                </w:r>
                <w:sdt>
                  <w:sdtPr>
                    <w:tag w:val="goog_rdk_38"/>
                  </w:sdtPr>
                  <w:sdtContent>
                    <w:ins w:author="Jenny Molloy" w:id="15" w:date="2020-03-03T22:28:11Z">
                      <w:r w:rsidDel="00000000" w:rsidR="00000000" w:rsidRPr="00000000">
                        <w:rPr>
                          <w:rtl w:val="0"/>
                        </w:rPr>
                      </w:r>
                    </w:ins>
                  </w:sdtContent>
                </w:sdt>
              </w:p>
            </w:sdtContent>
          </w:sdt>
          <w:sdt>
            <w:sdtPr>
              <w:tag w:val="goog_rdk_42"/>
            </w:sdtPr>
            <w:sdtContent>
              <w:p w:rsidR="00000000" w:rsidDel="00000000" w:rsidP="00000000" w:rsidRDefault="00000000" w:rsidRPr="00000000" w14:paraId="000000A0">
                <w:pPr>
                  <w:tabs>
                    <w:tab w:val="left" w:pos="-720"/>
                  </w:tabs>
                  <w:rPr>
                    <w:del w:author="Jenny Molloy" w:id="15" w:date="2020-03-03T22:28:11Z"/>
                    <w:rFonts w:ascii="Source Sans Pro" w:cs="Source Sans Pro" w:eastAsia="Source Sans Pro" w:hAnsi="Source Sans Pro"/>
                    <w:sz w:val="20"/>
                    <w:szCs w:val="20"/>
                  </w:rPr>
                  <w:pPrChange w:author="Jenny Molloy" w:id="0" w:date="2020-03-03T22:28:11Z">
                    <w:pPr>
                      <w:tabs>
                        <w:tab w:val="left" w:pos="-720"/>
                      </w:tabs>
                    </w:pPr>
                  </w:pPrChange>
                </w:pPr>
                <w:sdt>
                  <w:sdtPr>
                    <w:tag w:val="goog_rdk_40"/>
                  </w:sdtPr>
                  <w:sdtContent>
                    <w:ins w:author="Jenny Molloy" w:id="15" w:date="2020-03-03T22:28:11Z">
                      <w:r w:rsidDel="00000000" w:rsidR="00000000" w:rsidRPr="00000000">
                        <w:rPr>
                          <w:rFonts w:ascii="Source Sans Pro" w:cs="Source Sans Pro" w:eastAsia="Source Sans Pro" w:hAnsi="Source Sans Pro"/>
                          <w:sz w:val="20"/>
                          <w:szCs w:val="20"/>
                          <w:rtl w:val="0"/>
                        </w:rPr>
                        <w:t xml:space="preserve">N</w:t>
                      </w:r>
                      <w:r w:rsidDel="00000000" w:rsidR="00000000" w:rsidRPr="00000000">
                        <w:rPr>
                          <w:rFonts w:ascii="Source Sans Pro" w:cs="Source Sans Pro" w:eastAsia="Source Sans Pro" w:hAnsi="Source Sans Pro"/>
                          <w:sz w:val="20"/>
                          <w:szCs w:val="20"/>
                          <w:rtl w:val="0"/>
                        </w:rPr>
                        <w:t xml:space="preserve">ot applicable.</w:t>
                      </w:r>
                    </w:ins>
                  </w:sdtContent>
                </w:sdt>
                <w:sdt>
                  <w:sdtPr>
                    <w:tag w:val="goog_rdk_41"/>
                  </w:sdtPr>
                  <w:sdtContent>
                    <w:del w:author="Jenny Molloy" w:id="15" w:date="2020-03-03T22:28:11Z">
                      <w:r w:rsidDel="00000000" w:rsidR="00000000" w:rsidRPr="00000000">
                        <w:rPr>
                          <w:rtl w:val="0"/>
                        </w:rPr>
                      </w:r>
                    </w:del>
                  </w:sdtContent>
                </w:sdt>
              </w:p>
            </w:sdtContent>
          </w:sdt>
          <w:sdt>
            <w:sdtPr>
              <w:tag w:val="goog_rdk_44"/>
            </w:sdtPr>
            <w:sdtContent>
              <w:p w:rsidR="00000000" w:rsidDel="00000000" w:rsidP="00000000" w:rsidRDefault="00000000" w:rsidRPr="00000000" w14:paraId="000000A1">
                <w:pPr>
                  <w:tabs>
                    <w:tab w:val="left" w:pos="-720"/>
                  </w:tabs>
                  <w:rPr>
                    <w:del w:author="Jenny Molloy" w:id="15" w:date="2020-03-03T22:28:11Z"/>
                    <w:rFonts w:ascii="Source Sans Pro" w:cs="Source Sans Pro" w:eastAsia="Source Sans Pro" w:hAnsi="Source Sans Pro"/>
                    <w:sz w:val="20"/>
                    <w:szCs w:val="20"/>
                  </w:rPr>
                  <w:pPrChange w:author="Jenny Molloy" w:id="0" w:date="2020-03-03T22:28:11Z">
                    <w:pPr>
                      <w:tabs>
                        <w:tab w:val="left" w:pos="-720"/>
                      </w:tabs>
                    </w:pPr>
                  </w:pPrChange>
                </w:pPr>
                <w:sdt>
                  <w:sdtPr>
                    <w:tag w:val="goog_rdk_43"/>
                  </w:sdtPr>
                  <w:sdtContent>
                    <w:del w:author="Jenny Molloy" w:id="15" w:date="2020-03-03T22:28:11Z">
                      <w:r w:rsidDel="00000000" w:rsidR="00000000" w:rsidRPr="00000000">
                        <w:rPr>
                          <w:rtl w:val="0"/>
                        </w:rPr>
                      </w:r>
                    </w:del>
                  </w:sdtContent>
                </w:sdt>
              </w:p>
            </w:sdtContent>
          </w:sdt>
          <w:p w:rsidR="00000000" w:rsidDel="00000000" w:rsidP="00000000" w:rsidRDefault="00000000" w:rsidRPr="00000000" w14:paraId="000000A2">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A3">
            <w:pPr>
              <w:tabs>
                <w:tab w:val="left" w:pos="-720"/>
              </w:tabs>
              <w:jc w:val="right"/>
              <w:rPr>
                <w:rFonts w:ascii="Source Sans Pro" w:cs="Source Sans Pro" w:eastAsia="Source Sans Pro" w:hAnsi="Source Sans Pro"/>
                <w:i w:val="1"/>
                <w:sz w:val="20"/>
                <w:szCs w:val="20"/>
              </w:rPr>
            </w:pPr>
            <w:r w:rsidDel="00000000" w:rsidR="00000000" w:rsidRPr="00000000">
              <w:rPr>
                <w:rFonts w:ascii="Source Sans Pro" w:cs="Source Sans Pro" w:eastAsia="Source Sans Pro" w:hAnsi="Source Sans Pro"/>
                <w:b w:val="1"/>
                <w:sz w:val="20"/>
                <w:szCs w:val="20"/>
                <w:rtl w:val="0"/>
              </w:rPr>
              <w:t xml:space="preserve"> Overall Risk:  </w:t>
            </w:r>
            <w:r w:rsidDel="00000000" w:rsidR="00000000" w:rsidRPr="00000000">
              <w:rPr>
                <w:rFonts w:ascii="Source Sans Pro" w:cs="Source Sans Pro" w:eastAsia="Source Sans Pro" w:hAnsi="Source Sans Pro"/>
                <w:i w:val="1"/>
                <w:sz w:val="20"/>
                <w:szCs w:val="20"/>
                <w:rtl w:val="0"/>
              </w:rPr>
              <w:t xml:space="preserve">Effectively Zero</w:t>
            </w:r>
          </w:p>
          <w:p w:rsidR="00000000" w:rsidDel="00000000" w:rsidP="00000000" w:rsidRDefault="00000000" w:rsidRPr="00000000" w14:paraId="000000A4">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A5">
            <w:pPr>
              <w:tabs>
                <w:tab w:val="left" w:pos="-720"/>
              </w:tabs>
              <w:rPr>
                <w:rFonts w:ascii="Source Sans Pro" w:cs="Source Sans Pro" w:eastAsia="Source Sans Pro" w:hAnsi="Source Sans Pro"/>
                <w:sz w:val="20"/>
                <w:szCs w:val="20"/>
              </w:rPr>
            </w:pPr>
            <w:sdt>
              <w:sdtPr>
                <w:tag w:val="goog_rdk_45"/>
              </w:sdtPr>
              <w:sdtContent>
                <w:commentRangeStart w:id="1"/>
              </w:sdtContent>
            </w:sdt>
            <w:r w:rsidDel="00000000" w:rsidR="00000000" w:rsidRPr="00000000">
              <w:rPr>
                <w:rFonts w:ascii="Source Sans Pro" w:cs="Source Sans Pro" w:eastAsia="Source Sans Pro" w:hAnsi="Source Sans Pro"/>
                <w:sz w:val="20"/>
                <w:szCs w:val="20"/>
                <w:rtl w:val="0"/>
              </w:rPr>
              <w:t xml:space="preserve">iv)  the vector* (see additional section below for viruses or viral vectors)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6">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A7">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A8">
            <w:pPr>
              <w:tabs>
                <w:tab w:val="left" w:pos="-720"/>
              </w:tabs>
              <w:jc w:val="right"/>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r w:rsidDel="00000000" w:rsidR="00000000" w:rsidRPr="00000000">
              <w:rPr>
                <w:rtl w:val="0"/>
              </w:rPr>
            </w:r>
          </w:p>
          <w:p w:rsidR="00000000" w:rsidDel="00000000" w:rsidP="00000000" w:rsidRDefault="00000000" w:rsidRPr="00000000" w14:paraId="000000A9">
            <w:pPr>
              <w:tabs>
                <w:tab w:val="left" w:pos="-720"/>
              </w:tabs>
              <w:rPr>
                <w:rFonts w:ascii="Source Sans Pro" w:cs="Source Sans Pro" w:eastAsia="Source Sans Pro" w:hAnsi="Source Sans Pro"/>
                <w:sz w:val="20"/>
                <w:szCs w:val="20"/>
              </w:rPr>
            </w:pPr>
            <w:r w:rsidDel="00000000" w:rsidR="00000000" w:rsidRPr="00000000">
              <w:rPr>
                <w:rtl w:val="0"/>
              </w:rPr>
            </w:r>
          </w:p>
          <w:sdt>
            <w:sdtPr>
              <w:tag w:val="goog_rdk_47"/>
            </w:sdtPr>
            <w:sdtContent>
              <w:p w:rsidR="00000000" w:rsidDel="00000000" w:rsidP="00000000" w:rsidRDefault="00000000" w:rsidRPr="00000000" w14:paraId="000000AA">
                <w:pPr>
                  <w:tabs>
                    <w:tab w:val="left" w:pos="-720"/>
                  </w:tabs>
                  <w:rPr>
                    <w:ins w:author="Jenny Molloy" w:id="17" w:date="2020-03-03T22:28:40Z"/>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v)  the resulting genetically modified micro-organism including viral/cellular vectors</w:t>
                </w:r>
                <w:sdt>
                  <w:sdtPr>
                    <w:tag w:val="goog_rdk_46"/>
                  </w:sdtPr>
                  <w:sdtContent>
                    <w:ins w:author="Jenny Molloy" w:id="17" w:date="2020-03-03T22:28:40Z">
                      <w:r w:rsidDel="00000000" w:rsidR="00000000" w:rsidRPr="00000000">
                        <w:rPr>
                          <w:rtl w:val="0"/>
                        </w:rPr>
                      </w:r>
                    </w:ins>
                  </w:sdtContent>
                </w:sdt>
              </w:p>
            </w:sdtContent>
          </w:sdt>
          <w:sdt>
            <w:sdtPr>
              <w:tag w:val="goog_rdk_50"/>
            </w:sdtPr>
            <w:sdtContent>
              <w:p w:rsidR="00000000" w:rsidDel="00000000" w:rsidP="00000000" w:rsidRDefault="00000000" w:rsidRPr="00000000" w14:paraId="000000AB">
                <w:pPr>
                  <w:tabs>
                    <w:tab w:val="left" w:pos="-720"/>
                  </w:tabs>
                  <w:rPr>
                    <w:rPrChange w:author="Jenny Molloy" w:id="18" w:date="2020-03-03T22:28:40Z">
                      <w:rPr>
                        <w:rFonts w:ascii="Source Sans Pro" w:cs="Source Sans Pro" w:eastAsia="Source Sans Pro" w:hAnsi="Source Sans Pro"/>
                        <w:sz w:val="20"/>
                        <w:szCs w:val="20"/>
                      </w:rPr>
                    </w:rPrChange>
                  </w:rPr>
                  <w:pPrChange w:author="Jenny Molloy" w:id="0" w:date="2020-03-03T22:28:40Z">
                    <w:pPr>
                      <w:tabs>
                        <w:tab w:val="left" w:pos="-720"/>
                      </w:tabs>
                    </w:pPr>
                  </w:pPrChange>
                </w:pPr>
                <w:sdt>
                  <w:sdtPr>
                    <w:tag w:val="goog_rdk_48"/>
                  </w:sdtPr>
                  <w:sdtContent>
                    <w:ins w:author="Jenny Molloy" w:id="17" w:date="2020-03-03T22:28:40Z">
                      <w:r w:rsidDel="00000000" w:rsidR="00000000" w:rsidRPr="00000000">
                        <w:rPr>
                          <w:rFonts w:ascii="Source Sans Pro" w:cs="Source Sans Pro" w:eastAsia="Source Sans Pro" w:hAnsi="Source Sans Pro"/>
                          <w:sz w:val="20"/>
                          <w:szCs w:val="20"/>
                          <w:rtl w:val="0"/>
                        </w:rPr>
                        <w:t xml:space="preserve">The resulting GMO will express only a reporter protein that is not known to have any harmful effects on the environment and its risk profile will not change.</w:t>
                      </w:r>
                    </w:ins>
                  </w:sdtContent>
                </w:sdt>
                <w:sdt>
                  <w:sdtPr>
                    <w:tag w:val="goog_rdk_49"/>
                  </w:sdtPr>
                  <w:sdtContent>
                    <w:r w:rsidDel="00000000" w:rsidR="00000000" w:rsidRPr="00000000">
                      <w:rPr>
                        <w:rtl w:val="0"/>
                      </w:rPr>
                    </w:r>
                  </w:sdtContent>
                </w:sdt>
              </w:p>
            </w:sdtContent>
          </w:sdt>
          <w:p w:rsidR="00000000" w:rsidDel="00000000" w:rsidP="00000000" w:rsidRDefault="00000000" w:rsidRPr="00000000" w14:paraId="000000AC">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AD">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AE">
            <w:pPr>
              <w:tabs>
                <w:tab w:val="left" w:pos="-720"/>
              </w:tabs>
              <w:jc w:val="right"/>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b w:val="1"/>
                <w:sz w:val="20"/>
                <w:szCs w:val="20"/>
                <w:rtl w:val="0"/>
              </w:rPr>
              <w:t xml:space="preserve">Overall Risk:  </w:t>
            </w:r>
            <w:r w:rsidDel="00000000" w:rsidR="00000000" w:rsidRPr="00000000">
              <w:rPr>
                <w:rFonts w:ascii="Source Sans Pro" w:cs="Source Sans Pro" w:eastAsia="Source Sans Pro" w:hAnsi="Source Sans Pro"/>
                <w:i w:val="1"/>
                <w:sz w:val="20"/>
                <w:szCs w:val="20"/>
                <w:rtl w:val="0"/>
              </w:rPr>
              <w:t xml:space="preserve">Effectively Zero</w:t>
            </w:r>
            <w:r w:rsidDel="00000000" w:rsidR="00000000" w:rsidRPr="00000000">
              <w:rPr>
                <w:rtl w:val="0"/>
              </w:rPr>
            </w:r>
          </w:p>
          <w:p w:rsidR="00000000" w:rsidDel="00000000" w:rsidP="00000000" w:rsidRDefault="00000000" w:rsidRPr="00000000" w14:paraId="000000AF">
            <w:pPr>
              <w:tabs>
                <w:tab w:val="left" w:pos="-720"/>
              </w:tabs>
              <w:jc w:val="right"/>
              <w:rPr>
                <w:rFonts w:ascii="Source Sans Pro" w:cs="Source Sans Pro" w:eastAsia="Source Sans Pro" w:hAnsi="Source Sans Pro"/>
                <w:b w:val="1"/>
                <w:sz w:val="20"/>
                <w:szCs w:val="20"/>
              </w:rPr>
            </w:pPr>
            <w:r w:rsidDel="00000000" w:rsidR="00000000" w:rsidRPr="00000000">
              <w:rPr>
                <w:rtl w:val="0"/>
              </w:rPr>
            </w:r>
          </w:p>
          <w:p w:rsidR="00000000" w:rsidDel="00000000" w:rsidP="00000000" w:rsidRDefault="00000000" w:rsidRPr="00000000" w14:paraId="000000B0">
            <w:pPr>
              <w:tabs>
                <w:tab w:val="left" w:pos="-720"/>
              </w:tabs>
              <w:rPr>
                <w:rFonts w:ascii="Source Sans Pro" w:cs="Source Sans Pro" w:eastAsia="Source Sans Pro" w:hAnsi="Source Sans Pro"/>
                <w:sz w:val="20"/>
                <w:szCs w:val="20"/>
              </w:rPr>
            </w:pPr>
            <w:r w:rsidDel="00000000" w:rsidR="00000000" w:rsidRPr="00000000">
              <w:rPr>
                <w:rFonts w:ascii="Source Sans Pro" w:cs="Source Sans Pro" w:eastAsia="Source Sans Pro" w:hAnsi="Source Sans Pro"/>
                <w:sz w:val="20"/>
                <w:szCs w:val="20"/>
                <w:rtl w:val="0"/>
              </w:rPr>
              <w:t xml:space="preserve">____________________________________________________________________________</w:t>
            </w:r>
          </w:p>
          <w:p w:rsidR="00000000" w:rsidDel="00000000" w:rsidP="00000000" w:rsidRDefault="00000000" w:rsidRPr="00000000" w14:paraId="000000B1">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B2">
            <w:pPr>
              <w:tabs>
                <w:tab w:val="left" w:pos="-720"/>
              </w:tabs>
              <w:rPr>
                <w:rFonts w:ascii="Source Sans Pro" w:cs="Source Sans Pro" w:eastAsia="Source Sans Pro" w:hAnsi="Source Sans Pro"/>
              </w:rPr>
            </w:pPr>
            <w:r w:rsidDel="00000000" w:rsidR="00000000" w:rsidRPr="00000000">
              <w:rPr>
                <w:rFonts w:ascii="Source Sans Pro" w:cs="Source Sans Pro" w:eastAsia="Source Sans Pro" w:hAnsi="Source Sans Pro"/>
                <w:b w:val="1"/>
                <w:sz w:val="20"/>
                <w:szCs w:val="20"/>
                <w:rtl w:val="0"/>
              </w:rPr>
              <w:t xml:space="preserve">*If genetic modification work will include the use of viruses or viral vectors, ensure that you have answered the following questions in your assessment:</w:t>
            </w: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B3">
            <w:pPr>
              <w:tabs>
                <w:tab w:val="left" w:pos="-720"/>
              </w:tabs>
              <w:rPr>
                <w:rFonts w:ascii="Source Sans Pro" w:cs="Source Sans Pro" w:eastAsia="Source Sans Pro" w:hAnsi="Source Sans Pro"/>
                <w:b w:val="1"/>
                <w:sz w:val="20"/>
                <w:szCs w:val="20"/>
                <w:u w:val="single"/>
              </w:rPr>
            </w:pPr>
            <w:r w:rsidDel="00000000" w:rsidR="00000000" w:rsidRPr="00000000">
              <w:rPr>
                <w:rFonts w:ascii="Source Sans Pro" w:cs="Source Sans Pro" w:eastAsia="Source Sans Pro" w:hAnsi="Source Sans Pro"/>
                <w:b w:val="1"/>
                <w:sz w:val="20"/>
                <w:szCs w:val="20"/>
                <w:u w:val="single"/>
                <w:rtl w:val="0"/>
              </w:rPr>
              <w:t xml:space="preserve">Guidance and Prompts</w:t>
            </w:r>
          </w:p>
          <w:p w:rsidR="00000000" w:rsidDel="00000000" w:rsidP="00000000" w:rsidRDefault="00000000" w:rsidRPr="00000000" w14:paraId="000000B4">
            <w:pPr>
              <w:pStyle w:val="Heading3"/>
              <w:tabs>
                <w:tab w:val="left" w:pos="-720"/>
              </w:tabs>
              <w:rPr>
                <w:rFonts w:ascii="Source Sans Pro" w:cs="Source Sans Pro" w:eastAsia="Source Sans Pro" w:hAnsi="Source Sans Pro"/>
                <w:b w:val="0"/>
                <w:color w:val="000000"/>
                <w:sz w:val="20"/>
                <w:szCs w:val="20"/>
              </w:rPr>
            </w:pPr>
            <w:r w:rsidDel="00000000" w:rsidR="00000000" w:rsidRPr="00000000">
              <w:rPr>
                <w:rtl w:val="0"/>
              </w:rPr>
            </w:r>
          </w:p>
          <w:p w:rsidR="00000000" w:rsidDel="00000000" w:rsidP="00000000" w:rsidRDefault="00000000" w:rsidRPr="00000000" w14:paraId="000000B5">
            <w:pPr>
              <w:pStyle w:val="Heading3"/>
              <w:tabs>
                <w:tab w:val="left" w:pos="-720"/>
              </w:tabs>
              <w:rPr>
                <w:rFonts w:ascii="Source Sans Pro" w:cs="Source Sans Pro" w:eastAsia="Source Sans Pro" w:hAnsi="Source Sans Pro"/>
                <w:b w:val="0"/>
                <w:color w:val="000000"/>
                <w:sz w:val="20"/>
                <w:szCs w:val="20"/>
              </w:rPr>
            </w:pPr>
            <w:r w:rsidDel="00000000" w:rsidR="00000000" w:rsidRPr="00000000">
              <w:rPr>
                <w:rFonts w:ascii="Source Sans Pro" w:cs="Source Sans Pro" w:eastAsia="Source Sans Pro" w:hAnsi="Source Sans Pro"/>
                <w:b w:val="0"/>
                <w:color w:val="000000"/>
                <w:sz w:val="20"/>
                <w:szCs w:val="20"/>
                <w:rtl w:val="0"/>
              </w:rPr>
              <w:t xml:space="preserve">RA for Environmental Harm must be completed</w:t>
            </w:r>
          </w:p>
          <w:p w:rsidR="00000000" w:rsidDel="00000000" w:rsidP="00000000" w:rsidRDefault="00000000" w:rsidRPr="00000000" w14:paraId="000000B6">
            <w:pPr>
              <w:pStyle w:val="Heading3"/>
              <w:tabs>
                <w:tab w:val="left" w:pos="-720"/>
              </w:tabs>
              <w:rPr>
                <w:rFonts w:ascii="Source Sans Pro" w:cs="Source Sans Pro" w:eastAsia="Source Sans Pro" w:hAnsi="Source Sans Pro"/>
                <w:b w:val="0"/>
                <w:color w:val="000000"/>
                <w:sz w:val="20"/>
                <w:szCs w:val="20"/>
              </w:rPr>
            </w:pPr>
            <w:r w:rsidDel="00000000" w:rsidR="00000000" w:rsidRPr="00000000">
              <w:rPr>
                <w:rFonts w:ascii="Source Sans Pro" w:cs="Source Sans Pro" w:eastAsia="Source Sans Pro" w:hAnsi="Source Sans Pro"/>
                <w:b w:val="0"/>
                <w:color w:val="000000"/>
                <w:sz w:val="20"/>
                <w:szCs w:val="20"/>
                <w:rtl w:val="0"/>
              </w:rPr>
              <w:t xml:space="preserve">(See HSE </w:t>
            </w:r>
            <w:hyperlink r:id="rId15">
              <w:r w:rsidDel="00000000" w:rsidR="00000000" w:rsidRPr="00000000">
                <w:rPr>
                  <w:rFonts w:ascii="Source Sans Pro" w:cs="Source Sans Pro" w:eastAsia="Source Sans Pro" w:hAnsi="Source Sans Pro"/>
                  <w:b w:val="0"/>
                  <w:color w:val="0000ff"/>
                  <w:sz w:val="20"/>
                  <w:szCs w:val="20"/>
                  <w:u w:val="single"/>
                  <w:rtl w:val="0"/>
                </w:rPr>
                <w:t xml:space="preserve">Regulation</w:t>
              </w:r>
            </w:hyperlink>
            <w:r w:rsidDel="00000000" w:rsidR="00000000" w:rsidRPr="00000000">
              <w:rPr>
                <w:rFonts w:ascii="Source Sans Pro" w:cs="Source Sans Pro" w:eastAsia="Source Sans Pro" w:hAnsi="Source Sans Pro"/>
                <w:b w:val="0"/>
                <w:color w:val="000000"/>
                <w:sz w:val="20"/>
                <w:szCs w:val="20"/>
                <w:rtl w:val="0"/>
              </w:rPr>
              <w:t xml:space="preserve"> </w:t>
            </w:r>
            <w:bookmarkStart w:colFirst="0" w:colLast="0" w:name="bookmark=id.2jxsxqh" w:id="17"/>
            <w:bookmarkEnd w:id="17"/>
            <w:r w:rsidDel="00000000" w:rsidR="00000000" w:rsidRPr="00000000">
              <w:rPr>
                <w:rFonts w:ascii="Source Sans Pro" w:cs="Source Sans Pro" w:eastAsia="Source Sans Pro" w:hAnsi="Source Sans Pro"/>
                <w:b w:val="0"/>
                <w:color w:val="000000"/>
                <w:sz w:val="20"/>
                <w:szCs w:val="20"/>
                <w:rtl w:val="0"/>
              </w:rPr>
              <w:t xml:space="preserve">18)</w:t>
            </w:r>
          </w:p>
          <w:p w:rsidR="00000000" w:rsidDel="00000000" w:rsidP="00000000" w:rsidRDefault="00000000" w:rsidRPr="00000000" w14:paraId="000000B7">
            <w:pPr>
              <w:tabs>
                <w:tab w:val="left" w:pos="-720"/>
              </w:tabs>
              <w:rPr>
                <w:rFonts w:ascii="Source Sans Pro" w:cs="Source Sans Pro" w:eastAsia="Source Sans Pro" w:hAnsi="Source Sans Pro"/>
              </w:rPr>
            </w:pPr>
            <w:r w:rsidDel="00000000" w:rsidR="00000000" w:rsidRPr="00000000">
              <w:rPr>
                <w:rtl w:val="0"/>
              </w:rPr>
            </w:r>
          </w:p>
          <w:bookmarkStart w:colFirst="0" w:colLast="0" w:name="bookmark=id.z337ya" w:id="18"/>
          <w:bookmarkEnd w:id="18"/>
          <w:p w:rsidR="00000000" w:rsidDel="00000000" w:rsidP="00000000" w:rsidRDefault="00000000" w:rsidRPr="00000000" w14:paraId="000000B8">
            <w:pPr>
              <w:tabs>
                <w:tab w:val="left" w:pos="-720"/>
              </w:tabs>
              <w:rPr>
                <w:rFonts w:ascii="Source Sans Pro" w:cs="Source Sans Pro" w:eastAsia="Source Sans Pro" w:hAnsi="Source Sans Pro"/>
                <w:sz w:val="20"/>
                <w:szCs w:val="20"/>
              </w:rPr>
            </w:pPr>
            <w:hyperlink w:anchor="bookmark=id.z337ya">
              <w:r w:rsidDel="00000000" w:rsidR="00000000" w:rsidRPr="00000000">
                <w:rPr>
                  <w:rFonts w:ascii="Source Sans Pro" w:cs="Source Sans Pro" w:eastAsia="Source Sans Pro" w:hAnsi="Source Sans Pro"/>
                  <w:color w:val="0000ff"/>
                  <w:sz w:val="20"/>
                  <w:szCs w:val="20"/>
                  <w:u w:val="single"/>
                  <w:rtl w:val="0"/>
                </w:rPr>
                <w:t xml:space="preserve">Potentially</w:t>
              </w:r>
            </w:hyperlink>
            <w:r w:rsidDel="00000000" w:rsidR="00000000" w:rsidRPr="00000000">
              <w:rPr>
                <w:rFonts w:ascii="Source Sans Pro" w:cs="Source Sans Pro" w:eastAsia="Source Sans Pro" w:hAnsi="Source Sans Pro"/>
                <w:sz w:val="20"/>
                <w:szCs w:val="20"/>
                <w:rtl w:val="0"/>
              </w:rPr>
              <w:t xml:space="preserve"> </w:t>
            </w:r>
            <w:hyperlink w:anchor="bookmark=id.1y810tw">
              <w:r w:rsidDel="00000000" w:rsidR="00000000" w:rsidRPr="00000000">
                <w:rPr>
                  <w:rFonts w:ascii="Source Sans Pro" w:cs="Source Sans Pro" w:eastAsia="Source Sans Pro" w:hAnsi="Source Sans Pro"/>
                  <w:color w:val="0000ff"/>
                  <w:sz w:val="20"/>
                  <w:szCs w:val="20"/>
                  <w:u w:val="single"/>
                  <w:rtl w:val="0"/>
                </w:rPr>
                <w:t xml:space="preserve">harmful</w:t>
              </w:r>
            </w:hyperlink>
            <w:r w:rsidDel="00000000" w:rsidR="00000000" w:rsidRPr="00000000">
              <w:rPr>
                <w:rFonts w:ascii="Source Sans Pro" w:cs="Source Sans Pro" w:eastAsia="Source Sans Pro" w:hAnsi="Source Sans Pro"/>
                <w:sz w:val="20"/>
                <w:szCs w:val="20"/>
                <w:rtl w:val="0"/>
              </w:rPr>
              <w:t xml:space="preserve"> effects include: (see hover guidance)</w:t>
            </w:r>
          </w:p>
          <w:p w:rsidR="00000000" w:rsidDel="00000000" w:rsidP="00000000" w:rsidRDefault="00000000" w:rsidRPr="00000000" w14:paraId="000000B9">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BA">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BB">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BC">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BD">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BE">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BF">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0">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1">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2">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3">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4">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5">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6">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7">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8">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9">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A">
            <w:pPr>
              <w:tabs>
                <w:tab w:val="left" w:pos="-720"/>
              </w:tabs>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CB">
            <w:pPr>
              <w:tabs>
                <w:tab w:val="left" w:pos="-720"/>
              </w:tabs>
              <w:rPr>
                <w:rFonts w:ascii="Source Sans Pro" w:cs="Source Sans Pro" w:eastAsia="Source Sans Pro" w:hAnsi="Source Sans Pro"/>
                <w:sz w:val="20"/>
                <w:szCs w:val="20"/>
              </w:rPr>
            </w:pPr>
            <w:r w:rsidDel="00000000" w:rsidR="00000000" w:rsidRPr="00000000">
              <w:rPr>
                <w:rtl w:val="0"/>
              </w:rPr>
            </w:r>
          </w:p>
          <w:sdt>
            <w:sdtPr>
              <w:tag w:val="goog_rdk_53"/>
            </w:sdtPr>
            <w:sdtContent>
              <w:p w:rsidR="00000000" w:rsidDel="00000000" w:rsidP="00000000" w:rsidRDefault="00000000" w:rsidRPr="00000000" w14:paraId="000000CC">
                <w:pPr>
                  <w:tabs>
                    <w:tab w:val="left" w:pos="-720"/>
                  </w:tabs>
                  <w:rPr>
                    <w:ins w:author="Jenny Molloy" w:id="19" w:date="2020-03-03T22:28:36Z"/>
                    <w:rFonts w:ascii="Source Sans Pro" w:cs="Source Sans Pro" w:eastAsia="Source Sans Pro" w:hAnsi="Source Sans Pro"/>
                    <w:sz w:val="20"/>
                    <w:szCs w:val="20"/>
                  </w:rPr>
                </w:pPr>
                <w:sdt>
                  <w:sdtPr>
                    <w:tag w:val="goog_rdk_52"/>
                  </w:sdtPr>
                  <w:sdtContent>
                    <w:ins w:author="Jenny Molloy" w:id="19" w:date="2020-03-03T22:28:36Z">
                      <w:r w:rsidDel="00000000" w:rsidR="00000000" w:rsidRPr="00000000">
                        <w:rPr>
                          <w:rtl w:val="0"/>
                        </w:rPr>
                      </w:r>
                    </w:ins>
                  </w:sdtContent>
                </w:sdt>
              </w:p>
            </w:sdtContent>
          </w:sdt>
          <w:sdt>
            <w:sdtPr>
              <w:tag w:val="goog_rdk_55"/>
            </w:sdtPr>
            <w:sdtContent>
              <w:p w:rsidR="00000000" w:rsidDel="00000000" w:rsidP="00000000" w:rsidRDefault="00000000" w:rsidRPr="00000000" w14:paraId="000000CD">
                <w:pPr>
                  <w:tabs>
                    <w:tab w:val="left" w:pos="-720"/>
                  </w:tabs>
                  <w:rPr>
                    <w:i w:val="1"/>
                    <w:rPrChange w:author="Jenny Molloy" w:id="20" w:date="2020-03-03T22:28:36Z">
                      <w:rPr>
                        <w:rFonts w:ascii="Source Sans Pro" w:cs="Source Sans Pro" w:eastAsia="Source Sans Pro" w:hAnsi="Source Sans Pro"/>
                        <w:i w:val="1"/>
                        <w:sz w:val="20"/>
                        <w:szCs w:val="20"/>
                      </w:rPr>
                    </w:rPrChange>
                  </w:rPr>
                </w:pPr>
                <w:sdt>
                  <w:sdtPr>
                    <w:tag w:val="goog_rdk_54"/>
                  </w:sdtPr>
                  <w:sdtContent>
                    <w:r w:rsidDel="00000000" w:rsidR="00000000" w:rsidRPr="00000000">
                      <w:rPr>
                        <w:rtl w:val="0"/>
                      </w:rPr>
                    </w:r>
                  </w:sdtContent>
                </w:sdt>
              </w:p>
            </w:sdtContent>
          </w:sdt>
          <w:p w:rsidR="00000000" w:rsidDel="00000000" w:rsidP="00000000" w:rsidRDefault="00000000" w:rsidRPr="00000000" w14:paraId="000000CE">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CF">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D0">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D1">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D2">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D3">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D4">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D5">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D6">
            <w:pPr>
              <w:tabs>
                <w:tab w:val="left" w:pos="-720"/>
              </w:tabs>
              <w:rPr>
                <w:rFonts w:ascii="Source Sans Pro" w:cs="Source Sans Pro" w:eastAsia="Source Sans Pro" w:hAnsi="Source Sans Pro"/>
                <w:i w:val="1"/>
                <w:sz w:val="20"/>
                <w:szCs w:val="20"/>
              </w:rPr>
            </w:pPr>
            <w:r w:rsidDel="00000000" w:rsidR="00000000" w:rsidRPr="00000000">
              <w:rPr>
                <w:rtl w:val="0"/>
              </w:rPr>
            </w:r>
          </w:p>
          <w:p w:rsidR="00000000" w:rsidDel="00000000" w:rsidP="00000000" w:rsidRDefault="00000000" w:rsidRPr="00000000" w14:paraId="000000D7">
            <w:pPr>
              <w:tabs>
                <w:tab w:val="left" w:pos="-720"/>
              </w:tabs>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8">
            <w:pPr>
              <w:tabs>
                <w:tab w:val="left" w:pos="-720"/>
              </w:tabs>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9">
            <w:pPr>
              <w:tabs>
                <w:tab w:val="left" w:pos="-720"/>
              </w:tabs>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A">
            <w:pPr>
              <w:tabs>
                <w:tab w:val="left" w:pos="-720"/>
              </w:tabs>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B">
            <w:pPr>
              <w:tabs>
                <w:tab w:val="left" w:pos="-720"/>
              </w:tabs>
              <w:rPr>
                <w:rFonts w:ascii="Source Sans Pro" w:cs="Source Sans Pro" w:eastAsia="Source Sans Pro" w:hAnsi="Source Sans Pro"/>
              </w:rPr>
            </w:pPr>
            <w:r w:rsidDel="00000000" w:rsidR="00000000" w:rsidRPr="00000000">
              <w:rPr>
                <w:rtl w:val="0"/>
              </w:rPr>
            </w:r>
          </w:p>
        </w:tc>
      </w:tr>
      <w:tr>
        <w:tc>
          <w:tcPr>
            <w:tcBorders>
              <w:top w:color="000000" w:space="0" w:sz="4" w:val="single"/>
              <w:left w:color="000000" w:space="0" w:sz="4" w:val="single"/>
              <w:bottom w:color="000000" w:space="0" w:sz="4" w:val="single"/>
            </w:tcBorders>
          </w:tcPr>
          <w:p w:rsidR="00000000" w:rsidDel="00000000" w:rsidP="00000000" w:rsidRDefault="00000000" w:rsidRPr="00000000" w14:paraId="000000DC">
            <w:pPr>
              <w:pStyle w:val="Heading1"/>
              <w:tabs>
                <w:tab w:val="left" w:pos="-720"/>
              </w:tabs>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D">
            <w:pPr>
              <w:pStyle w:val="Heading1"/>
              <w:tabs>
                <w:tab w:val="left" w:pos="-720"/>
              </w:tabs>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FINAL CLASSIFICATION AND ASSIGNMENT OF FINAL CONTROL MEASURES</w:t>
            </w:r>
          </w:p>
          <w:p w:rsidR="00000000" w:rsidDel="00000000" w:rsidP="00000000" w:rsidRDefault="00000000" w:rsidRPr="00000000" w14:paraId="000000DE">
            <w:pPr>
              <w:tabs>
                <w:tab w:val="left" w:pos="-720"/>
              </w:tabs>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DF">
            <w:pPr>
              <w:tabs>
                <w:tab w:val="left" w:pos="-720"/>
              </w:tabs>
              <w:rPr>
                <w:sz w:val="22"/>
                <w:szCs w:val="22"/>
              </w:rPr>
            </w:pPr>
            <w:r w:rsidDel="00000000" w:rsidR="00000000" w:rsidRPr="00000000">
              <w:rPr>
                <w:rFonts w:ascii="Source Sans Pro" w:cs="Source Sans Pro" w:eastAsia="Source Sans Pro" w:hAnsi="Source Sans Pro"/>
                <w:sz w:val="22"/>
                <w:szCs w:val="22"/>
                <w:rtl w:val="0"/>
              </w:rPr>
              <w:t xml:space="preserve">Work will be carried out at: </w:t>
            </w:r>
            <w:r w:rsidDel="00000000" w:rsidR="00000000" w:rsidRPr="00000000">
              <w:rPr>
                <w:rFonts w:ascii="Source Sans Pro" w:cs="Source Sans Pro" w:eastAsia="Source Sans Pro" w:hAnsi="Source Sans Pro"/>
                <w:b w:val="1"/>
                <w:sz w:val="22"/>
                <w:szCs w:val="22"/>
                <w:rtl w:val="0"/>
              </w:rPr>
              <w:t xml:space="preserve">Containment Level  </w:t>
            </w:r>
            <w:r w:rsidDel="00000000" w:rsidR="00000000" w:rsidRPr="00000000">
              <w:rPr>
                <w:b w:val="1"/>
                <w:sz w:val="22"/>
                <w:szCs w:val="22"/>
                <w:rtl w:val="0"/>
              </w:rPr>
              <w:t xml:space="preserve">1</w:t>
            </w:r>
            <w:r w:rsidDel="00000000" w:rsidR="00000000" w:rsidRPr="00000000">
              <w:rPr>
                <w:rtl w:val="0"/>
              </w:rPr>
            </w:r>
          </w:p>
          <w:p w:rsidR="00000000" w:rsidDel="00000000" w:rsidP="00000000" w:rsidRDefault="00000000" w:rsidRPr="00000000" w14:paraId="000000E0">
            <w:pPr>
              <w:tabs>
                <w:tab w:val="left" w:pos="-720"/>
              </w:tabs>
              <w:rPr>
                <w:rFonts w:ascii="Source Sans Pro" w:cs="Source Sans Pro" w:eastAsia="Source Sans Pro" w:hAnsi="Source Sans Pro"/>
                <w:b w:val="1"/>
                <w:i w:val="1"/>
                <w:sz w:val="20"/>
                <w:szCs w:val="20"/>
              </w:rPr>
            </w:pPr>
            <w:r w:rsidDel="00000000" w:rsidR="00000000" w:rsidRPr="00000000">
              <w:rPr>
                <w:b w:val="1"/>
                <w:i w:val="1"/>
                <w:rtl w:val="0"/>
              </w:rPr>
              <w:t xml:space="preserve">Any work requiring Containment Level 2 or above CANNOT be performed at Biomakespace.</w:t>
            </w:r>
            <w:r w:rsidDel="00000000" w:rsidR="00000000" w:rsidRPr="00000000">
              <w:rPr>
                <w:rtl w:val="0"/>
              </w:rPr>
            </w:r>
          </w:p>
          <w:p w:rsidR="00000000" w:rsidDel="00000000" w:rsidP="00000000" w:rsidRDefault="00000000" w:rsidRPr="00000000" w14:paraId="000000E1">
            <w:pPr>
              <w:tabs>
                <w:tab w:val="left" w:pos="-720"/>
              </w:tabs>
              <w:rPr>
                <w:rFonts w:ascii="Source Sans Pro" w:cs="Source Sans Pro" w:eastAsia="Source Sans Pro" w:hAnsi="Source Sans Pro"/>
                <w:b w:val="1"/>
                <w:sz w:val="20"/>
                <w:szCs w:val="20"/>
              </w:rPr>
            </w:pPr>
            <w:r w:rsidDel="00000000" w:rsidR="00000000" w:rsidRPr="00000000">
              <w:rPr>
                <w:rtl w:val="0"/>
              </w:rPr>
            </w:r>
          </w:p>
          <w:p w:rsidR="00000000" w:rsidDel="00000000" w:rsidP="00000000" w:rsidRDefault="00000000" w:rsidRPr="00000000" w14:paraId="000000E2">
            <w:pPr>
              <w:tabs>
                <w:tab w:val="left" w:pos="-720"/>
              </w:tabs>
              <w:rPr>
                <w:rFonts w:ascii="Source Sans Pro" w:cs="Source Sans Pro" w:eastAsia="Source Sans Pro" w:hAnsi="Source Sans Pro"/>
                <w:b w:val="1"/>
                <w:sz w:val="20"/>
                <w:szCs w:val="20"/>
                <w:u w:val="single"/>
              </w:rPr>
            </w:pPr>
            <w:r w:rsidDel="00000000" w:rsidR="00000000" w:rsidRPr="00000000">
              <w:rPr>
                <w:rtl w:val="0"/>
              </w:rPr>
            </w:r>
          </w:p>
          <w:p w:rsidR="00000000" w:rsidDel="00000000" w:rsidP="00000000" w:rsidRDefault="00000000" w:rsidRPr="00000000" w14:paraId="000000E3">
            <w:pPr>
              <w:tabs>
                <w:tab w:val="left" w:pos="-720"/>
              </w:tabs>
              <w:rPr>
                <w:rFonts w:ascii="Source Sans Pro" w:cs="Source Sans Pro" w:eastAsia="Source Sans Pro" w:hAnsi="Source Sans Pro"/>
                <w:b w:val="1"/>
                <w:sz w:val="20"/>
                <w:szCs w:val="20"/>
                <w:u w:val="single"/>
              </w:rPr>
            </w:pPr>
            <w:r w:rsidDel="00000000" w:rsidR="00000000" w:rsidRPr="00000000">
              <w:rPr>
                <w:rtl w:val="0"/>
              </w:rPr>
            </w:r>
          </w:p>
          <w:p w:rsidR="00000000" w:rsidDel="00000000" w:rsidP="00000000" w:rsidRDefault="00000000" w:rsidRPr="00000000" w14:paraId="000000E4">
            <w:pPr>
              <w:tabs>
                <w:tab w:val="left" w:pos="-720"/>
              </w:tabs>
              <w:rPr>
                <w:rFonts w:ascii="Source Sans Pro" w:cs="Source Sans Pro" w:eastAsia="Source Sans Pro" w:hAnsi="Source Sans Pro"/>
                <w:b w:val="1"/>
                <w:sz w:val="20"/>
                <w:szCs w:val="20"/>
                <w:u w:val="single"/>
              </w:rPr>
            </w:pPr>
            <w:r w:rsidDel="00000000" w:rsidR="00000000" w:rsidRPr="00000000">
              <w:rPr>
                <w:rFonts w:ascii="Source Sans Pro" w:cs="Source Sans Pro" w:eastAsia="Source Sans Pro" w:hAnsi="Source Sans Pro"/>
                <w:b w:val="1"/>
                <w:sz w:val="20"/>
                <w:szCs w:val="20"/>
                <w:u w:val="single"/>
                <w:rtl w:val="0"/>
              </w:rPr>
              <w:t xml:space="preserve">State waste procedures and inactivation methods for the GMM:</w:t>
            </w:r>
          </w:p>
          <w:p w:rsidR="00000000" w:rsidDel="00000000" w:rsidP="00000000" w:rsidRDefault="00000000" w:rsidRPr="00000000" w14:paraId="000000E5">
            <w:pPr>
              <w:tabs>
                <w:tab w:val="left" w:pos="-720"/>
              </w:tabs>
              <w:rPr>
                <w:rFonts w:ascii="Source Sans Pro" w:cs="Source Sans Pro" w:eastAsia="Source Sans Pro" w:hAnsi="Source Sans Pro"/>
                <w:b w:val="1"/>
                <w:sz w:val="20"/>
                <w:szCs w:val="20"/>
                <w:u w:val="single"/>
              </w:rPr>
            </w:pPr>
            <w:r w:rsidDel="00000000" w:rsidR="00000000" w:rsidRPr="00000000">
              <w:rPr>
                <w:rtl w:val="0"/>
              </w:rPr>
            </w:r>
          </w:p>
          <w:p w:rsidR="00000000" w:rsidDel="00000000" w:rsidP="00000000" w:rsidRDefault="00000000" w:rsidRPr="00000000" w14:paraId="000000E6">
            <w:pPr>
              <w:tabs>
                <w:tab w:val="left" w:pos="-720"/>
              </w:tabs>
              <w:rPr>
                <w:sz w:val="20"/>
                <w:szCs w:val="20"/>
              </w:rPr>
            </w:pPr>
            <w:r w:rsidDel="00000000" w:rsidR="00000000" w:rsidRPr="00000000">
              <w:rPr>
                <w:rtl w:val="0"/>
              </w:rPr>
              <w:t xml:space="preserve">Kill effectively 100% using </w:t>
            </w:r>
            <w:sdt>
              <w:sdtPr>
                <w:tag w:val="goog_rdk_56"/>
              </w:sdtPr>
              <w:sdtContent>
                <w:ins w:author="Jenny Molloy" w:id="21" w:date="2020-03-03T22:41:51Z">
                  <w:r w:rsidDel="00000000" w:rsidR="00000000" w:rsidRPr="00000000">
                    <w:rPr>
                      <w:rtl w:val="0"/>
                    </w:rPr>
                    <w:t xml:space="preserve">final concentration of 5% </w:t>
                  </w:r>
                </w:ins>
              </w:sdtContent>
            </w:sdt>
            <w:r w:rsidDel="00000000" w:rsidR="00000000" w:rsidRPr="00000000">
              <w:rPr>
                <w:rtl w:val="0"/>
              </w:rPr>
              <w:t xml:space="preserve">chemgene for liquid culture, followed by autoclaving of affected vessels, with validation using testing strips to ensure correct temperature and hold are reached</w:t>
            </w:r>
            <w:sdt>
              <w:sdtPr>
                <w:tag w:val="goog_rdk_57"/>
              </w:sdtPr>
              <w:sdtContent>
                <w:ins w:author="Jenny Molloy" w:id="22" w:date="2020-03-03T22:41:58Z">
                  <w:r w:rsidDel="00000000" w:rsidR="00000000" w:rsidRPr="00000000">
                    <w:rPr>
                      <w:rtl w:val="0"/>
                    </w:rPr>
                    <w:t xml:space="preserve"> (121 C for at least 15 min)</w:t>
                  </w:r>
                </w:ins>
              </w:sdtContent>
            </w:sdt>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tabs>
                <w:tab w:val="left" w:pos="-720"/>
              </w:tabs>
              <w:rPr>
                <w:rFonts w:ascii="Source Sans Pro" w:cs="Source Sans Pro" w:eastAsia="Source Sans Pro" w:hAnsi="Source Sans Pro"/>
                <w:b w:val="1"/>
                <w:sz w:val="20"/>
                <w:szCs w:val="20"/>
                <w:u w:val="single"/>
              </w:rPr>
            </w:pPr>
            <w:r w:rsidDel="00000000" w:rsidR="00000000" w:rsidRPr="00000000">
              <w:rPr>
                <w:rtl w:val="0"/>
              </w:rPr>
            </w:r>
          </w:p>
          <w:p w:rsidR="00000000" w:rsidDel="00000000" w:rsidP="00000000" w:rsidRDefault="00000000" w:rsidRPr="00000000" w14:paraId="000000E8">
            <w:pPr>
              <w:tabs>
                <w:tab w:val="left" w:pos="-720"/>
              </w:tabs>
              <w:rPr>
                <w:rFonts w:ascii="Source Sans Pro" w:cs="Source Sans Pro" w:eastAsia="Source Sans Pro" w:hAnsi="Source Sans Pro"/>
                <w:b w:val="1"/>
                <w:sz w:val="20"/>
                <w:szCs w:val="20"/>
                <w:u w:val="single"/>
              </w:rPr>
            </w:pPr>
            <w:r w:rsidDel="00000000" w:rsidR="00000000" w:rsidRPr="00000000">
              <w:rPr>
                <w:rtl w:val="0"/>
              </w:rPr>
            </w:r>
          </w:p>
          <w:p w:rsidR="00000000" w:rsidDel="00000000" w:rsidP="00000000" w:rsidRDefault="00000000" w:rsidRPr="00000000" w14:paraId="000000E9">
            <w:pPr>
              <w:tabs>
                <w:tab w:val="left" w:pos="-720"/>
              </w:tabs>
              <w:rPr>
                <w:rFonts w:ascii="Source Sans Pro" w:cs="Source Sans Pro" w:eastAsia="Source Sans Pro" w:hAnsi="Source Sans Pro"/>
                <w:b w:val="1"/>
                <w:sz w:val="20"/>
                <w:szCs w:val="20"/>
                <w:u w:val="single"/>
              </w:rPr>
            </w:pPr>
            <w:r w:rsidDel="00000000" w:rsidR="00000000" w:rsidRPr="00000000">
              <w:rPr>
                <w:rFonts w:ascii="Source Sans Pro" w:cs="Source Sans Pro" w:eastAsia="Source Sans Pro" w:hAnsi="Source Sans Pro"/>
                <w:b w:val="1"/>
                <w:sz w:val="20"/>
                <w:szCs w:val="20"/>
                <w:u w:val="single"/>
                <w:rtl w:val="0"/>
              </w:rPr>
              <w:t xml:space="preserve">State contingency waste procedures (eg if autoclave is down):</w:t>
            </w:r>
          </w:p>
          <w:p w:rsidR="00000000" w:rsidDel="00000000" w:rsidP="00000000" w:rsidRDefault="00000000" w:rsidRPr="00000000" w14:paraId="000000EA">
            <w:pPr>
              <w:tabs>
                <w:tab w:val="left" w:pos="-720"/>
              </w:tabs>
              <w:rPr>
                <w:rFonts w:ascii="Source Sans Pro" w:cs="Source Sans Pro" w:eastAsia="Source Sans Pro" w:hAnsi="Source Sans Pro"/>
                <w:b w:val="1"/>
                <w:sz w:val="20"/>
                <w:szCs w:val="20"/>
                <w:u w:val="single"/>
              </w:rPr>
            </w:pPr>
            <w:r w:rsidDel="00000000" w:rsidR="00000000" w:rsidRPr="00000000">
              <w:rPr>
                <w:rtl w:val="0"/>
              </w:rPr>
            </w:r>
          </w:p>
          <w:p w:rsidR="00000000" w:rsidDel="00000000" w:rsidP="00000000" w:rsidRDefault="00000000" w:rsidRPr="00000000" w14:paraId="000000EB">
            <w:pPr>
              <w:tabs>
                <w:tab w:val="left" w:pos="-720"/>
              </w:tabs>
              <w:rPr>
                <w:rFonts w:ascii="Source Sans Pro" w:cs="Source Sans Pro" w:eastAsia="Source Sans Pro" w:hAnsi="Source Sans Pro"/>
                <w:sz w:val="20"/>
                <w:szCs w:val="20"/>
              </w:rPr>
            </w:pPr>
            <w:r w:rsidDel="00000000" w:rsidR="00000000" w:rsidRPr="00000000">
              <w:rPr>
                <w:rtl w:val="0"/>
              </w:rPr>
              <w:t xml:space="preserve">Sterilisation of liquid using</w:t>
            </w:r>
            <w:sdt>
              <w:sdtPr>
                <w:tag w:val="goog_rdk_58"/>
              </w:sdtPr>
              <w:sdtContent>
                <w:ins w:author="Jenny Molloy" w:id="23" w:date="2020-03-03T22:42:14Z">
                  <w:r w:rsidDel="00000000" w:rsidR="00000000" w:rsidRPr="00000000">
                    <w:rPr>
                      <w:rtl w:val="0"/>
                    </w:rPr>
                    <w:t xml:space="preserve"> final concentration of 5%</w:t>
                  </w:r>
                </w:ins>
              </w:sdtContent>
            </w:sdt>
            <w:sdt>
              <w:sdtPr>
                <w:tag w:val="goog_rdk_59"/>
              </w:sdtPr>
              <w:sdtContent>
                <w:del w:author="Jenny Molloy" w:id="23" w:date="2020-03-03T22:42:14Z">
                  <w:r w:rsidDel="00000000" w:rsidR="00000000" w:rsidRPr="00000000">
                    <w:rPr>
                      <w:rtl w:val="0"/>
                    </w:rPr>
                    <w:delText xml:space="preserve"> </w:delText>
                  </w:r>
                </w:del>
              </w:sdtContent>
            </w:sdt>
            <w:sdt>
              <w:sdtPr>
                <w:tag w:val="goog_rdk_60"/>
              </w:sdtPr>
              <w:sdtContent>
                <w:ins w:author="Jenny Molloy" w:id="23" w:date="2020-03-03T22:42:14Z">
                  <w:sdt>
                    <w:sdtPr>
                      <w:tag w:val="goog_rdk_61"/>
                    </w:sdtPr>
                    <w:sdtContent>
                      <w:del w:author="Jenny Molloy" w:id="23" w:date="2020-03-03T22:42:14Z">
                        <w:r w:rsidDel="00000000" w:rsidR="00000000" w:rsidRPr="00000000">
                          <w:rPr>
                            <w:rtl w:val="0"/>
                          </w:rPr>
                          <w:delText xml:space="preserve">5%</w:delText>
                        </w:r>
                      </w:del>
                    </w:sdtContent>
                  </w:sdt>
                  <w:r w:rsidDel="00000000" w:rsidR="00000000" w:rsidRPr="00000000">
                    <w:rPr>
                      <w:rtl w:val="0"/>
                    </w:rPr>
                    <w:t xml:space="preserve"> </w:t>
                  </w:r>
                </w:ins>
              </w:sdtContent>
            </w:sdt>
            <w:r w:rsidDel="00000000" w:rsidR="00000000" w:rsidRPr="00000000">
              <w:rPr>
                <w:rtl w:val="0"/>
              </w:rPr>
              <w:t xml:space="preserve">chemgene; waste will be reserved in sealed containers clearly marked until autoclave becomes available again (or until temporary access to another autoclave is established.)</w:t>
            </w:r>
            <w:r w:rsidDel="00000000" w:rsidR="00000000" w:rsidRPr="00000000">
              <w:rPr>
                <w:rtl w:val="0"/>
              </w:rPr>
            </w:r>
          </w:p>
          <w:p w:rsidR="00000000" w:rsidDel="00000000" w:rsidP="00000000" w:rsidRDefault="00000000" w:rsidRPr="00000000" w14:paraId="000000EC">
            <w:pPr>
              <w:tabs>
                <w:tab w:val="left" w:pos="-720"/>
              </w:tabs>
              <w:spacing w:after="54"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ED">
            <w:pPr>
              <w:tabs>
                <w:tab w:val="left" w:pos="-720"/>
              </w:tabs>
              <w:spacing w:after="54" w:lineRule="auto"/>
              <w:rPr>
                <w:rFonts w:ascii="Source Sans Pro" w:cs="Source Sans Pro" w:eastAsia="Source Sans Pro" w:hAnsi="Source Sans Pro"/>
                <w:b w:val="1"/>
                <w:i w:val="1"/>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170" w:right="0" w:firstLine="0"/>
              <w:jc w:val="left"/>
              <w:rPr>
                <w:rFonts w:ascii="Source Sans Pro" w:cs="Source Sans Pro" w:eastAsia="Source Sans Pro" w:hAnsi="Source Sans Pr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Source Sans Pro" w:cs="Source Sans Pro" w:eastAsia="Source Sans Pro" w:hAnsi="Source Sans Pr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tabs>
                <w:tab w:val="left" w:pos="-720"/>
              </w:tabs>
              <w:ind w:left="170" w:hanging="141"/>
              <w:rPr>
                <w:rFonts w:ascii="Source Sans Pro" w:cs="Source Sans Pro" w:eastAsia="Source Sans Pro" w:hAnsi="Source Sans Pro"/>
                <w:sz w:val="20"/>
                <w:szCs w:val="20"/>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F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170" w:right="0" w:hanging="141"/>
              <w:jc w:val="left"/>
              <w:rPr>
                <w:rFonts w:ascii="Source Sans Pro" w:cs="Source Sans Pro" w:eastAsia="Source Sans Pro" w:hAnsi="Source Sans Pro"/>
                <w:i w:val="0"/>
                <w:smallCaps w:val="0"/>
                <w:strike w:val="0"/>
                <w:color w:val="000000"/>
                <w:sz w:val="20"/>
                <w:szCs w:val="20"/>
                <w:shd w:fill="auto" w:val="clear"/>
                <w:vertAlign w:val="baseline"/>
              </w:rPr>
            </w:pPr>
            <w:r w:rsidDel="00000000" w:rsidR="00000000" w:rsidRPr="00000000">
              <w:rPr>
                <w:rFonts w:ascii="Source Sans Pro" w:cs="Source Sans Pro" w:eastAsia="Source Sans Pro" w:hAnsi="Source Sans Pro"/>
                <w:i w:val="0"/>
                <w:smallCaps w:val="0"/>
                <w:strike w:val="0"/>
                <w:color w:val="000000"/>
                <w:sz w:val="20"/>
                <w:szCs w:val="20"/>
                <w:u w:val="none"/>
                <w:shd w:fill="auto" w:val="clear"/>
                <w:vertAlign w:val="baseline"/>
                <w:rtl w:val="0"/>
              </w:rPr>
              <w:t xml:space="preserve">Include expected degree of kill (eg ‘effectively 100 %’), and appropriate validation methods (eg run shown to reach and hold temp correctly).</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firstLine="0"/>
              <w:jc w:val="left"/>
              <w:rPr>
                <w:rFonts w:ascii="Source Sans Pro" w:cs="Source Sans Pro" w:eastAsia="Source Sans Pro" w:hAnsi="Source Sans Pro"/>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170" w:right="0" w:hanging="141"/>
              <w:jc w:val="left"/>
              <w:rPr>
                <w:b w:val="0"/>
                <w:i w:val="0"/>
                <w:smallCaps w:val="0"/>
                <w:strike w:val="0"/>
                <w:color w:val="000000"/>
                <w:sz w:val="20"/>
                <w:szCs w:val="20"/>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000000"/>
                <w:sz w:val="20"/>
                <w:szCs w:val="20"/>
                <w:u w:val="single"/>
                <w:shd w:fill="auto" w:val="clear"/>
                <w:vertAlign w:val="baseline"/>
                <w:rtl w:val="0"/>
              </w:rPr>
              <w:t xml:space="preserve">GM WASTE</w:t>
            </w:r>
            <w:r w:rsidDel="00000000" w:rsidR="00000000" w:rsidRPr="00000000">
              <w:rPr>
                <w:rFonts w:ascii="Source Sans Pro" w:cs="Source Sans Pro" w:eastAsia="Source Sans Pro" w:hAnsi="Source Sans Pro"/>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170" w:right="0" w:firstLine="0"/>
              <w:jc w:val="left"/>
              <w:rPr>
                <w:rFonts w:ascii="Source Sans Pro" w:cs="Source Sans Pro" w:eastAsia="Source Sans Pro" w:hAnsi="Source Sans Pro"/>
                <w:i w:val="0"/>
                <w:smallCaps w:val="0"/>
                <w:strike w:val="0"/>
                <w:color w:val="000000"/>
                <w:sz w:val="20"/>
                <w:szCs w:val="20"/>
                <w:u w:val="none"/>
                <w:shd w:fill="auto" w:val="clear"/>
                <w:vertAlign w:val="baseline"/>
              </w:rPr>
            </w:pPr>
            <w:r w:rsidDel="00000000" w:rsidR="00000000" w:rsidRPr="00000000">
              <w:rPr>
                <w:rtl w:val="0"/>
              </w:rPr>
              <w:t xml:space="preserve">Biomakespace </w:t>
            </w:r>
            <w:r w:rsidDel="00000000" w:rsidR="00000000" w:rsidRPr="00000000">
              <w:rPr>
                <w:rFonts w:ascii="Source Sans Pro" w:cs="Source Sans Pro" w:eastAsia="Source Sans Pro" w:hAnsi="Source Sans Pro"/>
                <w:i w:val="0"/>
                <w:smallCaps w:val="0"/>
                <w:strike w:val="0"/>
                <w:color w:val="000000"/>
                <w:sz w:val="20"/>
                <w:szCs w:val="20"/>
                <w:u w:val="none"/>
                <w:shd w:fill="auto" w:val="clear"/>
                <w:vertAlign w:val="baseline"/>
                <w:rtl w:val="0"/>
              </w:rPr>
              <w:t xml:space="preserve"> requires all GM waste to be inactivated, by autoclave or other validated means prior to disposal.</w:t>
            </w:r>
          </w:p>
        </w:tc>
      </w:tr>
    </w:tbl>
    <w:p w:rsidR="00000000" w:rsidDel="00000000" w:rsidP="00000000" w:rsidRDefault="00000000" w:rsidRPr="00000000" w14:paraId="000000FB">
      <w:pPr>
        <w:tabs>
          <w:tab w:val="left" w:pos="-720"/>
        </w:tabs>
        <w:jc w:val="both"/>
        <w:rPr>
          <w:b w:val="1"/>
        </w:rPr>
      </w:pPr>
      <w:r w:rsidDel="00000000" w:rsidR="00000000" w:rsidRPr="00000000">
        <w:rPr>
          <w:rtl w:val="0"/>
        </w:rPr>
      </w:r>
    </w:p>
    <w:p w:rsidR="00000000" w:rsidDel="00000000" w:rsidP="00000000" w:rsidRDefault="00000000" w:rsidRPr="00000000" w14:paraId="000000FC">
      <w:pPr>
        <w:tabs>
          <w:tab w:val="left" w:pos="-720"/>
        </w:tabs>
        <w:jc w:val="both"/>
        <w:rPr>
          <w:sz w:val="24"/>
          <w:szCs w:val="24"/>
        </w:rPr>
      </w:pPr>
      <w:r w:rsidDel="00000000" w:rsidR="00000000" w:rsidRPr="00000000">
        <w:rPr>
          <w:b w:val="1"/>
          <w:sz w:val="24"/>
          <w:szCs w:val="24"/>
          <w:rtl w:val="0"/>
        </w:rPr>
        <w:t xml:space="preserve">If the project is risk assessed as Class 2 or above it cannot be performed at Biomakespace. </w:t>
      </w:r>
      <w:r w:rsidDel="00000000" w:rsidR="00000000" w:rsidRPr="00000000">
        <w:rPr>
          <w:sz w:val="24"/>
          <w:szCs w:val="24"/>
          <w:rtl w:val="0"/>
        </w:rPr>
        <w:t xml:space="preserve">Please speak to the Safety officer or email safety@biomake.space if you have further questions.</w:t>
      </w:r>
    </w:p>
    <w:p w:rsidR="00000000" w:rsidDel="00000000" w:rsidP="00000000" w:rsidRDefault="00000000" w:rsidRPr="00000000" w14:paraId="000000FD">
      <w:pPr>
        <w:tabs>
          <w:tab w:val="left" w:pos="-720"/>
        </w:tabs>
        <w:spacing w:line="291.99999999999994" w:lineRule="auto"/>
        <w:ind w:right="1323"/>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FE">
      <w:pPr>
        <w:tabs>
          <w:tab w:val="left" w:pos="-720"/>
        </w:tabs>
        <w:jc w:val="center"/>
        <w:rPr>
          <w:sz w:val="24"/>
          <w:szCs w:val="24"/>
        </w:rPr>
      </w:pPr>
      <w:r w:rsidDel="00000000" w:rsidR="00000000" w:rsidRPr="00000000">
        <w:rPr>
          <w:sz w:val="24"/>
          <w:szCs w:val="24"/>
          <w:rtl w:val="0"/>
        </w:rPr>
        <w:t xml:space="preserve">Always remember  - all GM waste must be inactivated before disposal!</w:t>
      </w:r>
    </w:p>
    <w:p w:rsidR="00000000" w:rsidDel="00000000" w:rsidP="00000000" w:rsidRDefault="00000000" w:rsidRPr="00000000" w14:paraId="000000FF">
      <w:pPr>
        <w:tabs>
          <w:tab w:val="left" w:pos="-720"/>
        </w:tabs>
        <w:spacing w:before="36" w:line="250" w:lineRule="auto"/>
        <w:ind w:right="867"/>
        <w:rPr>
          <w:rFonts w:ascii="Source Sans Pro" w:cs="Source Sans Pro" w:eastAsia="Source Sans Pro" w:hAnsi="Source Sans Pro"/>
        </w:rPr>
      </w:pPr>
      <w:r w:rsidDel="00000000" w:rsidR="00000000" w:rsidRPr="00000000">
        <w:rPr>
          <w:rtl w:val="0"/>
        </w:rPr>
      </w:r>
    </w:p>
    <w:sectPr>
      <w:headerReference r:id="rId16" w:type="default"/>
      <w:footerReference r:id="rId17" w:type="default"/>
      <w:footerReference r:id="rId18" w:type="first"/>
      <w:pgSz w:h="16838" w:w="11906"/>
      <w:pgMar w:bottom="1133.8582677165355" w:top="1133.8582677165355" w:left="1133.8582677165355" w:right="1133.8582677165355" w:header="289"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nny Molloy" w:id="0" w:date="2020-03-03T22:01:35Z">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know enough about yeast vectors to comment. Anyone else?</w:t>
      </w:r>
    </w:p>
  </w:comment>
  <w:comment w:author="Jenny Molloy" w:id="1" w:date="2020-03-03T22:28:30Z">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above, need info on yeast vectors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3" w15:done="0"/>
  <w15:commentEx w15:paraId="0000010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tabs>
        <w:tab w:val="left" w:pos="-720"/>
      </w:tabs>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of </w:t>
    </w:r>
    <w:r w:rsidDel="00000000" w:rsidR="00000000" w:rsidRPr="00000000">
      <w:rPr>
        <w:sz w:val="24"/>
        <w:szCs w:val="24"/>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tabs>
        <w:tab w:val="left" w:pos="-720"/>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tabs>
        <w:tab w:val="left" w:pos="-720"/>
      </w:tabs>
      <w:jc w:val="center"/>
      <w:rPr>
        <w:sz w:val="10"/>
        <w:szCs w:val="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lang w:val="en-GB"/>
      </w:rPr>
    </w:rPrDefault>
    <w:pPrDefault>
      <w:pPr>
        <w:widowControl w:val="0"/>
        <w:tabs>
          <w:tab w:val="left" w:pos="-72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720"/>
      </w:tabs>
    </w:pPr>
    <w:rPr>
      <w:rFonts w:ascii="Times New Roman" w:cs="Times New Roman" w:eastAsia="Times New Roman" w:hAnsi="Times New Roman"/>
      <w:b w:val="1"/>
      <w:sz w:val="20"/>
      <w:szCs w:val="20"/>
      <w:u w:val="single"/>
    </w:rPr>
  </w:style>
  <w:style w:type="paragraph" w:styleId="Heading2">
    <w:name w:val="heading 2"/>
    <w:basedOn w:val="Normal"/>
    <w:next w:val="Normal"/>
    <w:pPr>
      <w:keepNext w:val="1"/>
      <w:tabs>
        <w:tab w:val="left" w:pos="-720"/>
      </w:tabs>
      <w:spacing w:before="90" w:lineRule="auto"/>
    </w:pPr>
    <w:rPr>
      <w:rFonts w:ascii="Times New Roman" w:cs="Times New Roman" w:eastAsia="Times New Roman" w:hAnsi="Times New Roman"/>
      <w:b w:val="1"/>
      <w:i w:val="1"/>
      <w:sz w:val="20"/>
      <w:szCs w:val="20"/>
    </w:rPr>
  </w:style>
  <w:style w:type="paragraph" w:styleId="Heading3">
    <w:name w:val="heading 3"/>
    <w:basedOn w:val="Normal"/>
    <w:next w:val="Normal"/>
    <w:pPr>
      <w:keepNext w:val="1"/>
      <w:keepLines w:val="1"/>
      <w:spacing w:before="200" w:lineRule="auto"/>
      <w:jc w:val="both"/>
    </w:pPr>
    <w:rPr>
      <w:rFonts w:ascii="Open Sans" w:cs="Open Sans" w:eastAsia="Open Sans" w:hAnsi="Open Sans"/>
      <w:b w:val="1"/>
      <w:color w:val="666666"/>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720"/>
      </w:tabs>
    </w:pPr>
    <w:rPr>
      <w:rFonts w:ascii="Times New Roman" w:cs="Times New Roman" w:eastAsia="Times New Roman" w:hAnsi="Times New Roman"/>
      <w:b w:val="1"/>
      <w:sz w:val="20"/>
      <w:szCs w:val="20"/>
      <w:u w:val="single"/>
    </w:rPr>
  </w:style>
  <w:style w:type="paragraph" w:styleId="Heading2">
    <w:name w:val="heading 2"/>
    <w:basedOn w:val="Normal"/>
    <w:next w:val="Normal"/>
    <w:pPr>
      <w:keepNext w:val="1"/>
      <w:tabs>
        <w:tab w:val="left" w:pos="-720"/>
      </w:tabs>
      <w:spacing w:before="90" w:lineRule="auto"/>
    </w:pPr>
    <w:rPr>
      <w:rFonts w:ascii="Times New Roman" w:cs="Times New Roman" w:eastAsia="Times New Roman" w:hAnsi="Times New Roman"/>
      <w:b w:val="1"/>
      <w:i w:val="1"/>
      <w:sz w:val="20"/>
      <w:szCs w:val="20"/>
    </w:rPr>
  </w:style>
  <w:style w:type="paragraph" w:styleId="Heading3">
    <w:name w:val="heading 3"/>
    <w:basedOn w:val="Normal"/>
    <w:next w:val="Normal"/>
    <w:pPr>
      <w:keepNext w:val="1"/>
      <w:keepLines w:val="1"/>
      <w:spacing w:before="200" w:lineRule="auto"/>
      <w:jc w:val="both"/>
    </w:pPr>
    <w:rPr>
      <w:rFonts w:ascii="Open Sans" w:cs="Open Sans" w:eastAsia="Open Sans" w:hAnsi="Open Sans"/>
      <w:b w:val="1"/>
      <w:color w:val="666666"/>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20.0" w:type="dxa"/>
        <w:bottom w:w="0.0" w:type="dxa"/>
        <w:right w:w="12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20.0" w:type="dxa"/>
        <w:bottom w:w="0.0" w:type="dxa"/>
        <w:right w:w="12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hse.gov.uk/pubns/books/l29.htm" TargetMode="External"/><Relationship Id="rId10" Type="http://schemas.openxmlformats.org/officeDocument/2006/relationships/hyperlink" Target="http://www.hse.gov.uk/pubns/books/l29.htm" TargetMode="External"/><Relationship Id="rId13" Type="http://schemas.openxmlformats.org/officeDocument/2006/relationships/hyperlink" Target="http://www.hse.gov.uk/pubns/priced/l29.pdf" TargetMode="External"/><Relationship Id="rId12" Type="http://schemas.openxmlformats.org/officeDocument/2006/relationships/hyperlink" Target="http://www.hse.gov.uk/pubns/priced/l29.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www.hse.gov.uk/pubns/priced/l29.pdf" TargetMode="External"/><Relationship Id="rId14" Type="http://schemas.openxmlformats.org/officeDocument/2006/relationships/hyperlink" Target="http://www.hse.gov.uk/pubns/misc208.pdf"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2.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dy0NILUcK3OxRCj+Rf0hYEeMcg==">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